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A16617">
      <w:r>
        <w:rPr>
          <w:rFonts w:hint="eastAsia"/>
        </w:rPr>
        <w:t>积极自我认知的多维结构与功能预测力</w:t>
      </w:r>
    </w:p>
    <w:p w14:paraId="30D63328"/>
    <w:p w14:paraId="24756537">
      <w:pPr>
        <w:rPr>
          <w:rFonts w:ascii="SimHei" w:hAnsi="SimHei" w:eastAsia="SimHei" w:cs="SimHei"/>
          <w:sz w:val="30"/>
          <w:szCs w:val="30"/>
        </w:rPr>
      </w:pPr>
      <w:commentRangeStart w:id="0"/>
      <w:r>
        <w:rPr>
          <w:rFonts w:hint="eastAsia" w:ascii="SimHei" w:hAnsi="SimHei" w:eastAsia="SimHei" w:cs="SimHei"/>
          <w:sz w:val="30"/>
          <w:szCs w:val="30"/>
        </w:rPr>
        <w:t>分析思路：</w:t>
      </w:r>
      <w:commentRangeEnd w:id="0"/>
      <w:r>
        <w:rPr>
          <w:rStyle w:val="8"/>
        </w:rPr>
        <w:commentReference w:id="0"/>
      </w:r>
    </w:p>
    <w:p w14:paraId="46B8C719">
      <w:pPr>
        <w:numPr>
          <w:ilvl w:val="0"/>
          <w:numId w:val="1"/>
        </w:numPr>
      </w:pPr>
      <w:r>
        <w:rPr>
          <w:rFonts w:hint="eastAsia"/>
        </w:rPr>
        <w:t>相关分析</w:t>
      </w:r>
    </w:p>
    <w:p w14:paraId="39BAD4F0">
      <w:r>
        <w:rPr>
          <w:rFonts w:hint="eastAsia"/>
        </w:rPr>
        <w:t>1.相关分析（自我报告数据、行为任务指标、自我报告数据与行为任务指标）</w:t>
      </w:r>
    </w:p>
    <w:p w14:paraId="4F87C045">
      <w:r>
        <w:rPr>
          <w:rFonts w:hint="eastAsia"/>
        </w:rPr>
        <w:t>2.网络分析（各问卷测量总分与行为任务指标）</w:t>
      </w:r>
    </w:p>
    <w:p w14:paraId="25E8030A">
      <w:r>
        <w:rPr>
          <w:rFonts w:hint="eastAsia"/>
        </w:rPr>
        <w:t>3.bifactor模型分析</w:t>
      </w:r>
    </w:p>
    <w:p w14:paraId="50C966A8"/>
    <w:p w14:paraId="59741492">
      <w:pPr>
        <w:numPr>
          <w:ilvl w:val="0"/>
          <w:numId w:val="1"/>
        </w:numPr>
      </w:pPr>
      <w:r>
        <w:rPr>
          <w:rFonts w:hint="eastAsia"/>
        </w:rPr>
        <w:t>降维与条目筛选</w:t>
      </w:r>
    </w:p>
    <w:p w14:paraId="55460133">
      <w:r>
        <w:rPr>
          <w:rFonts w:hint="eastAsia"/>
        </w:rPr>
        <w:t>1.</w:t>
      </w:r>
      <w:r>
        <w:t>EGA</w:t>
      </w:r>
      <w:r>
        <w:rPr>
          <w:rFonts w:hint="eastAsia"/>
        </w:rPr>
        <w:t>分析（筛选后保留142条目，模型自动提取7个社群）</w:t>
      </w:r>
    </w:p>
    <w:p w14:paraId="79A8EB66">
      <w:r>
        <w:rPr>
          <w:rFonts w:hint="eastAsia"/>
        </w:rPr>
        <w:t>2.随机数据集共性分析（筛选后保留140条目，提取8个公因子）</w:t>
      </w:r>
    </w:p>
    <w:p w14:paraId="605B9B25"/>
    <w:p w14:paraId="355BB448">
      <w:pPr>
        <w:numPr>
          <w:ilvl w:val="0"/>
          <w:numId w:val="1"/>
        </w:numPr>
      </w:pPr>
      <w:r>
        <w:rPr>
          <w:rFonts w:hint="eastAsia"/>
        </w:rPr>
        <w:t>预测分析</w:t>
      </w:r>
    </w:p>
    <w:p w14:paraId="1A1FFFD5">
      <w:r>
        <w:rPr>
          <w:rFonts w:hint="eastAsia"/>
        </w:rPr>
        <w:t>1.利用随机数据集共性分析保留的条目进行分析➡检验模型拟合能力（样本内部拟合）</w:t>
      </w:r>
    </w:p>
    <w:p w14:paraId="58A64167">
      <w:r>
        <w:rPr>
          <w:rFonts w:hint="eastAsia"/>
        </w:rPr>
        <w:t>2.利用</w:t>
      </w:r>
      <w:r>
        <w:t>EGA</w:t>
      </w:r>
      <w:r>
        <w:rPr>
          <w:rFonts w:hint="eastAsia"/>
        </w:rPr>
        <w:t>分析保留的条目进行分析➡检验模型泛化能力（划分训练集与验证集，检验对“新个体”的预测能力）</w:t>
      </w:r>
    </w:p>
    <w:p w14:paraId="7D280101"/>
    <w:p w14:paraId="02BB757C">
      <w:pPr>
        <w:rPr>
          <w:rFonts w:ascii="SimHei" w:hAnsi="SimHei" w:eastAsia="SimHei" w:cs="SimHei"/>
          <w:sz w:val="30"/>
          <w:szCs w:val="30"/>
        </w:rPr>
      </w:pPr>
      <w:r>
        <w:rPr>
          <w:rFonts w:hint="eastAsia" w:ascii="SimHei" w:hAnsi="SimHei" w:eastAsia="SimHei" w:cs="SimHei"/>
          <w:sz w:val="30"/>
          <w:szCs w:val="30"/>
        </w:rPr>
        <w:t>摘要：</w:t>
      </w:r>
    </w:p>
    <w:p w14:paraId="6C96BBBC">
      <w:r>
        <w:rPr>
          <w:rFonts w:hint="eastAsia"/>
        </w:rPr>
        <w:t>本研究旨在探讨</w:t>
      </w:r>
      <w:r>
        <w:rPr>
          <w:rFonts w:hint="eastAsia"/>
          <w:highlight w:val="yellow"/>
        </w:rPr>
        <w:t>自我报告数据</w:t>
      </w:r>
      <w:r>
        <w:rPr>
          <w:rFonts w:hint="eastAsia"/>
        </w:rPr>
        <w:t>与</w:t>
      </w:r>
      <w:r>
        <w:rPr>
          <w:rFonts w:hint="eastAsia"/>
          <w:highlight w:val="yellow"/>
        </w:rPr>
        <w:t>行为任务指标</w:t>
      </w:r>
      <w:r>
        <w:rPr>
          <w:rFonts w:hint="eastAsia"/>
        </w:rPr>
        <w:t>在</w:t>
      </w:r>
      <w:r>
        <w:rPr>
          <w:rFonts w:hint="eastAsia"/>
          <w:u w:val="single"/>
        </w:rPr>
        <w:t>积极自我认知</w:t>
      </w:r>
      <w:r>
        <w:rPr>
          <w:rFonts w:hint="eastAsia"/>
        </w:rPr>
        <w:t>中的</w:t>
      </w:r>
      <w:r>
        <w:rPr>
          <w:rFonts w:hint="eastAsia"/>
          <w:u w:val="single"/>
        </w:rPr>
        <w:t>结构特性</w:t>
      </w:r>
      <w:r>
        <w:rPr>
          <w:rFonts w:hint="eastAsia"/>
        </w:rPr>
        <w:t>与心理健康预测效度。研究纳入 135 个自我报告条目（问卷数据）、14 个认知任务指标（行为数据）及四项心理健康变量，通过相关分析、EFA、双因子模型、网络分析及交叉验证预测建模进行系统比较。得到如下结果：</w:t>
      </w:r>
    </w:p>
    <w:p w14:paraId="6DAD0326">
      <w:pPr>
        <w:numPr>
          <w:ilvl w:val="0"/>
          <w:numId w:val="2"/>
        </w:numPr>
      </w:pPr>
      <w:r>
        <w:rPr>
          <w:rFonts w:hint="eastAsia"/>
        </w:rPr>
        <w:t>相关分析：自我报告数据内部相关高，说明可能存在良好的聚合结构；行为任务指标内部关联弱，说明内部结构可能较为松散；行为任务指标自我报告与行为任务之间相关性较低，说明二者可能反映了积极自我认知的不同方面。</w:t>
      </w:r>
    </w:p>
    <w:p w14:paraId="215EB022">
      <w:pPr>
        <w:numPr>
          <w:ilvl w:val="0"/>
          <w:numId w:val="2"/>
        </w:numPr>
      </w:pPr>
      <w:r>
        <w:rPr>
          <w:rFonts w:hint="eastAsia"/>
        </w:rPr>
        <w:t>网络分析：进一步验证了自我报告数据与行为任务指标</w:t>
      </w:r>
      <w:r>
        <w:t>在结构上各自形成相对独立的子网络，自我报告与行为任务之间在结构层面呈现出明显的分离状态。</w:t>
      </w:r>
    </w:p>
    <w:p w14:paraId="4897CE69">
      <w:pPr>
        <w:numPr>
          <w:ilvl w:val="0"/>
          <w:numId w:val="2"/>
        </w:numPr>
      </w:pPr>
      <w:r>
        <w:t>B</w:t>
      </w:r>
      <w:r>
        <w:rPr>
          <w:rFonts w:hint="eastAsia"/>
        </w:rPr>
        <w:t>ifactor分析：积极自我认知更适合解释为多维度、任务特异性的结构，而非单一潜在因子。</w:t>
      </w:r>
    </w:p>
    <w:p w14:paraId="02D6659E">
      <w:pPr>
        <w:numPr>
          <w:ilvl w:val="0"/>
          <w:numId w:val="2"/>
        </w:numPr>
      </w:pPr>
      <w:r>
        <w:t>EGA</w:t>
      </w:r>
      <w:r>
        <w:rPr>
          <w:rFonts w:hint="eastAsia"/>
        </w:rPr>
        <w:t>分析：通过</w:t>
      </w:r>
      <w:r>
        <w:t>EGA</w:t>
      </w:r>
      <w:r>
        <w:rPr>
          <w:rFonts w:hint="eastAsia"/>
        </w:rPr>
        <w:t>的冗余检验与网络分区，筛除冗余条目后提取出7个稳定社区，代表了积极自我认知的核心维度。</w:t>
      </w:r>
    </w:p>
    <w:p w14:paraId="76051F35">
      <w:pPr>
        <w:numPr>
          <w:ilvl w:val="0"/>
          <w:numId w:val="2"/>
        </w:numPr>
      </w:pPr>
      <w:r>
        <w:rPr>
          <w:rFonts w:hint="eastAsia"/>
        </w:rPr>
        <w:t>随机数据集共性分析：同时也</w:t>
      </w:r>
      <w:r>
        <w:t>采用条目共性与随机基线比较法对原始条目进行筛选</w:t>
      </w:r>
      <w:r>
        <w:rPr>
          <w:rFonts w:hint="eastAsia"/>
        </w:rPr>
        <w:t>，</w:t>
      </w:r>
      <w:r>
        <w:t>综合结构简洁性与模型拟合指标，最终提取8个因子</w:t>
      </w:r>
      <w:r>
        <w:rPr>
          <w:rFonts w:hint="eastAsia"/>
        </w:rPr>
        <w:t>。</w:t>
      </w:r>
      <w:r>
        <w:t>EFA</w:t>
      </w:r>
      <w:r>
        <w:rPr>
          <w:rFonts w:hint="eastAsia"/>
        </w:rPr>
        <w:t>分析结果</w:t>
      </w:r>
      <w:r>
        <w:t>显示大多数条目在某一因子上具有清晰主加载，结构聚合良好</w:t>
      </w:r>
      <w:r>
        <w:rPr>
          <w:rFonts w:hint="eastAsia"/>
        </w:rPr>
        <w:t>。</w:t>
      </w:r>
    </w:p>
    <w:p w14:paraId="3D8B3908">
      <w:pPr>
        <w:numPr>
          <w:ilvl w:val="0"/>
          <w:numId w:val="2"/>
        </w:numPr>
      </w:pPr>
      <w:r>
        <w:rPr>
          <w:rFonts w:hint="eastAsia"/>
        </w:rPr>
        <w:t>基于数据集对预测分析（样本内部拟合）：在样本内拟合中，自我报告和行为任务均能预测心理健康指标，且行为任务效果更优（平均 R^2 ：0.77 vs. 0.49）。</w:t>
      </w:r>
    </w:p>
    <w:p w14:paraId="2117AD38">
      <w:pPr>
        <w:numPr>
          <w:ilvl w:val="0"/>
          <w:numId w:val="2"/>
        </w:numPr>
      </w:pPr>
      <w:r>
        <w:rPr>
          <w:rFonts w:hint="eastAsia"/>
        </w:rPr>
        <w:t>十折交叉验证预测（泛化拟合）：在“新个体”预测模拟中，两类数据预测力显著下降（平均 R^2 0.02–0.04），但行为任务仍略优于自我报告。</w:t>
      </w:r>
    </w:p>
    <w:p w14:paraId="245CF17F"/>
    <w:p w14:paraId="1CA958CD"/>
    <w:p w14:paraId="27C064C6"/>
    <w:p w14:paraId="1AE6D187"/>
    <w:p w14:paraId="2400FA77"/>
    <w:p w14:paraId="54957993">
      <w:pPr>
        <w:rPr>
          <w:rFonts w:ascii="SimHei" w:hAnsi="SimHei" w:eastAsia="SimHei" w:cs="SimHei"/>
          <w:sz w:val="30"/>
          <w:szCs w:val="30"/>
        </w:rPr>
      </w:pPr>
      <w:commentRangeStart w:id="1"/>
      <w:r>
        <w:rPr>
          <w:rFonts w:hint="eastAsia" w:ascii="SimHei" w:hAnsi="SimHei" w:eastAsia="SimHei" w:cs="SimHei"/>
          <w:sz w:val="30"/>
          <w:szCs w:val="30"/>
        </w:rPr>
        <w:t>数据</w:t>
      </w:r>
      <w:ins w:id="0" w:author="孙心茹" w:date="2025-08-29T18:41:19Z">
        <w:r>
          <w:rPr>
            <w:rFonts w:hint="eastAsia" w:ascii="SimHei" w:hAnsi="SimHei" w:eastAsia="SimHei" w:cs="SimHei"/>
            <w:sz w:val="30"/>
            <w:szCs w:val="30"/>
            <w:lang w:val="en-US" w:eastAsia="zh-CN"/>
          </w:rPr>
          <w:t>预</w:t>
        </w:r>
      </w:ins>
      <w:ins w:id="1" w:author="Hu Chuan-Peng" w:date="2025-08-22T11:21:00Z">
        <w:del w:id="2" w:author="孙心茹" w:date="2025-08-29T18:41:14Z">
          <w:r>
            <w:rPr>
              <w:rFonts w:hint="eastAsia" w:ascii="SimHei" w:hAnsi="SimHei" w:eastAsia="SimHei" w:cs="SimHei"/>
              <w:sz w:val="30"/>
              <w:szCs w:val="30"/>
            </w:rPr>
            <w:delText>预</w:delText>
          </w:r>
        </w:del>
      </w:ins>
      <w:r>
        <w:rPr>
          <w:rFonts w:hint="eastAsia" w:ascii="SimHei" w:hAnsi="SimHei" w:eastAsia="SimHei" w:cs="SimHei"/>
          <w:sz w:val="30"/>
          <w:szCs w:val="30"/>
        </w:rPr>
        <w:t>处理</w:t>
      </w:r>
      <w:del w:id="3" w:author="Hu Chuan-Peng" w:date="2025-08-22T11:21:00Z">
        <w:r>
          <w:rPr>
            <w:rFonts w:hint="eastAsia" w:ascii="SimHei" w:hAnsi="SimHei" w:eastAsia="SimHei" w:cs="SimHei"/>
            <w:sz w:val="30"/>
            <w:szCs w:val="30"/>
          </w:rPr>
          <w:delText>部分</w:delText>
        </w:r>
      </w:del>
      <w:r>
        <w:rPr>
          <w:rFonts w:hint="eastAsia" w:ascii="SimHei" w:hAnsi="SimHei" w:eastAsia="SimHei" w:cs="SimHei"/>
          <w:sz w:val="30"/>
          <w:szCs w:val="30"/>
        </w:rPr>
        <w:t>：</w:t>
      </w:r>
      <w:commentRangeEnd w:id="1"/>
      <w:r>
        <w:rPr>
          <w:rStyle w:val="8"/>
        </w:rPr>
        <w:commentReference w:id="1"/>
      </w:r>
    </w:p>
    <w:p w14:paraId="71D48F7C">
      <w:pPr>
        <w:rPr>
          <w:ins w:id="4" w:author="孙心茹" w:date="2025-08-29T20:01:23Z"/>
          <w:rFonts w:hint="eastAsia"/>
        </w:rPr>
      </w:pPr>
      <w:ins w:id="5" w:author="孙心茹" w:date="2025-08-29T20:03:17Z">
        <w:r>
          <w:rPr>
            <w:rFonts w:hint="eastAsia"/>
            <w:lang w:val="en-US" w:eastAsia="zh-CN"/>
          </w:rPr>
          <w:t>一</w:t>
        </w:r>
      </w:ins>
      <w:ins w:id="6" w:author="孙心茹" w:date="2025-08-29T20:03:18Z">
        <w:r>
          <w:rPr>
            <w:rFonts w:hint="eastAsia"/>
            <w:lang w:val="en-US" w:eastAsia="zh-CN"/>
          </w:rPr>
          <w:t>、</w:t>
        </w:r>
      </w:ins>
      <w:ins w:id="7" w:author="孙心茹" w:date="2025-08-29T20:04:04Z">
        <w:r>
          <w:rPr>
            <w:rFonts w:hint="eastAsia"/>
            <w:lang w:val="en-US" w:eastAsia="zh-CN"/>
          </w:rPr>
          <w:t>自我</w:t>
        </w:r>
      </w:ins>
      <w:ins w:id="8" w:author="孙心茹" w:date="2025-08-29T20:04:06Z">
        <w:r>
          <w:rPr>
            <w:rFonts w:hint="eastAsia"/>
            <w:lang w:val="en-US" w:eastAsia="zh-CN"/>
          </w:rPr>
          <w:t>报告</w:t>
        </w:r>
      </w:ins>
      <w:ins w:id="9" w:author="孙心茹" w:date="2025-08-29T20:01:23Z">
        <w:r>
          <w:rPr>
            <w:rFonts w:hint="eastAsia"/>
          </w:rPr>
          <w:t>数据的预处理</w:t>
        </w:r>
      </w:ins>
    </w:p>
    <w:p w14:paraId="09F4BE90">
      <w:pPr>
        <w:rPr>
          <w:ins w:id="10" w:author="孙心茹" w:date="2025-08-29T20:01:23Z"/>
          <w:rFonts w:hint="eastAsia"/>
        </w:rPr>
      </w:pPr>
      <w:ins w:id="11" w:author="孙心茹" w:date="2025-08-29T20:01:23Z">
        <w:r>
          <w:rPr>
            <w:rFonts w:hint="eastAsia"/>
          </w:rPr>
          <w:t>本研究纳入了多种自我报告量表以测量积极自我认知及相关心理特质，涵盖了道德领域与能力领域的多个方面。具体包括：道德同一性量表（Aquino, 2002；中文版修订：万增奎, 2008）、道德自我形象量表（Jordan et al., 2015；中文版翻译：刘青兰等, 2020）、罗森伯格自尊量表（Rosenberg, 1965；中文版修订：孙钦铃, 2007）、核心自我评价量表（Judge et al., 2003；中文版翻译：杜建政等, 2012）、自我概念清晰度量表（Campbell et al., 1996；中文版翻译：牛更枫等, 2016）、乐观量表 LOT-R（Scheier et al., 1994；中文版修订：温娟娟等, 2007）、自欺性拔高与操纵印象子量表（Paulhus, 1988；中文版翻译：汪向东等, 1999）、内在控制源量表（Levenson, 1981；中文版翻译：肖莉 &amp; 陈仲庚, 1989）、显性与过度敏感自恋量表（Ames et al., 2006；Hendin &amp; Cheek, 1997；中文版翻译：王晓燕, 2008）、领域自尊量表（MacDonald et al., 2003）、主观社会经济地位量表（胡牡丽等, 2012）等。上述量表涵盖了积极自我认知的核心成分，包括自尊、乐观、自我清晰、自恋、自我呈现偏差与社会地位感知等。</w:t>
        </w:r>
      </w:ins>
    </w:p>
    <w:p w14:paraId="5D9543F5">
      <w:pPr>
        <w:rPr>
          <w:ins w:id="12" w:author="孙心茹" w:date="2025-08-29T20:01:23Z"/>
          <w:rFonts w:hint="eastAsia"/>
        </w:rPr>
      </w:pPr>
      <w:ins w:id="13" w:author="孙心茹" w:date="2025-08-29T20:01:23Z">
        <w:r>
          <w:rPr>
            <w:rFonts w:hint="eastAsia"/>
          </w:rPr>
          <w:t>所有问卷均按照原始计分方法进行处理。例如，道德同一性量表采用 5 点计分法，区分内隐与外显两个维度；罗森伯格自尊量表采用 4 点计分法，其中包含反向条目；乐观量表 LOT-R 包含正向与反向条目，最终通过反向计分后加总得到总分。对于所有量表，首先完成反向条目的统一转换，然后计算总分或分维度分数。</w:t>
        </w:r>
      </w:ins>
    </w:p>
    <w:p w14:paraId="469D7F42">
      <w:pPr>
        <w:rPr>
          <w:ins w:id="14" w:author="孙心茹" w:date="2025-08-29T20:01:23Z"/>
          <w:rFonts w:hint="eastAsia"/>
        </w:rPr>
      </w:pPr>
      <w:ins w:id="15" w:author="孙心茹" w:date="2025-08-29T20:01:23Z">
        <w:r>
          <w:rPr>
            <w:rFonts w:hint="eastAsia"/>
          </w:rPr>
          <w:t>在获得原始得分后，首先对异常值进行了检视：若个别被试在某一量表上的得分超过 ±3 个标准差，则视为极端值并剔除；缺失值比例较低（&lt;5%）的量表条目则采用均值填补，缺失比例较高的个案被排除在分析之外。随后，为保证不同量表间的可比性，本研究对各条目与总分均进行了标准化处理（z 转换）。</w:t>
        </w:r>
      </w:ins>
    </w:p>
    <w:p w14:paraId="0784F664">
      <w:pPr>
        <w:rPr>
          <w:ins w:id="16" w:author="孙心茹" w:date="2025-08-29T20:01:23Z"/>
          <w:rFonts w:hint="eastAsia"/>
        </w:rPr>
      </w:pPr>
      <w:ins w:id="17" w:author="孙心茹" w:date="2025-08-29T20:01:23Z">
        <w:r>
          <w:rPr>
            <w:rFonts w:hint="eastAsia"/>
          </w:rPr>
          <w:t>信效度方面，所使用的量表在既有研究及本研究样本中均表现出较好的内部一致性。例如，道德同一性量表中文版 Cronbach’s α = 0.85，自尊量表 α = 0.835，核心自我评价量表 α = 0.83，自我概念清晰度量表 α = 0.81，道德自我形象量表 α = 0.88，乐观量表 α = 0.78，自欺性拔高与操纵印象子量表 α = 0.68–0.86。整体上，这些指标表明所用量表具有良好的信度，能较为稳定地反映积极自我认知的相关特质。</w:t>
        </w:r>
      </w:ins>
    </w:p>
    <w:p w14:paraId="44785C7B">
      <w:pPr>
        <w:rPr>
          <w:ins w:id="18" w:author="孙心茹" w:date="2025-08-29T18:42:55Z"/>
          <w:rFonts w:hint="default" w:eastAsiaTheme="minorEastAsia"/>
          <w:lang w:val="en-US" w:eastAsia="zh-CN"/>
        </w:rPr>
      </w:pPr>
    </w:p>
    <w:p w14:paraId="00D6FD50">
      <w:pPr>
        <w:rPr>
          <w:ins w:id="19" w:author="孙心茹" w:date="2025-08-29T18:42:56Z"/>
          <w:rFonts w:hint="eastAsia"/>
        </w:rPr>
      </w:pPr>
    </w:p>
    <w:p w14:paraId="3081AD22">
      <w:pPr>
        <w:rPr>
          <w:ins w:id="20" w:author="孙心茹" w:date="2025-08-29T18:42:56Z"/>
          <w:rFonts w:hint="eastAsia"/>
        </w:rPr>
      </w:pPr>
      <w:bookmarkStart w:id="0" w:name="_GoBack"/>
      <w:bookmarkEnd w:id="0"/>
    </w:p>
    <w:p w14:paraId="5BF39C34">
      <w:pPr>
        <w:rPr>
          <w:ins w:id="21" w:author="孙心茹" w:date="2025-08-29T18:42:56Z"/>
          <w:rFonts w:hint="eastAsia" w:eastAsiaTheme="minorEastAsia"/>
          <w:lang w:val="en-US" w:eastAsia="zh-CN"/>
        </w:rPr>
      </w:pPr>
      <w:ins w:id="22" w:author="孙心茹" w:date="2025-08-29T20:03:23Z">
        <w:r>
          <w:rPr>
            <w:rFonts w:hint="eastAsia"/>
            <w:lang w:val="en-US" w:eastAsia="zh-CN"/>
          </w:rPr>
          <w:t>二</w:t>
        </w:r>
      </w:ins>
      <w:ins w:id="23" w:author="孙心茹" w:date="2025-08-29T20:03:26Z">
        <w:r>
          <w:rPr>
            <w:rFonts w:hint="eastAsia"/>
            <w:lang w:val="en-US" w:eastAsia="zh-CN"/>
          </w:rPr>
          <w:t>、</w:t>
        </w:r>
      </w:ins>
      <w:ins w:id="24" w:author="孙心茹" w:date="2025-08-29T20:03:42Z">
        <w:r>
          <w:rPr>
            <w:rFonts w:hint="eastAsia"/>
            <w:lang w:val="en-US" w:eastAsia="zh-CN"/>
          </w:rPr>
          <w:t>行为</w:t>
        </w:r>
      </w:ins>
      <w:ins w:id="25" w:author="孙心茹" w:date="2025-08-29T20:03:44Z">
        <w:r>
          <w:rPr>
            <w:rFonts w:hint="eastAsia"/>
            <w:lang w:val="en-US" w:eastAsia="zh-CN"/>
          </w:rPr>
          <w:t>任务</w:t>
        </w:r>
      </w:ins>
      <w:ins w:id="26" w:author="孙心茹" w:date="2025-08-29T20:03:45Z">
        <w:r>
          <w:rPr>
            <w:rFonts w:hint="eastAsia"/>
            <w:lang w:val="en-US" w:eastAsia="zh-CN"/>
          </w:rPr>
          <w:t>指标</w:t>
        </w:r>
      </w:ins>
      <w:ins w:id="27" w:author="孙心茹" w:date="2025-08-29T20:03:36Z">
        <w:r>
          <w:rPr>
            <w:rFonts w:hint="eastAsia"/>
          </w:rPr>
          <w:t>的预处理</w:t>
        </w:r>
      </w:ins>
    </w:p>
    <w:p w14:paraId="0565EE26">
      <w:commentRangeStart w:id="2"/>
      <w:r>
        <w:rPr>
          <w:rFonts w:hint="eastAsia"/>
        </w:rPr>
        <w:t>1.</w:t>
      </w:r>
      <w:r>
        <w:t>内隐联结效应IAT的测量与计算</w:t>
      </w:r>
      <w:commentRangeEnd w:id="2"/>
      <w:r>
        <w:rPr>
          <w:rStyle w:val="8"/>
        </w:rPr>
        <w:commentReference w:id="2"/>
      </w:r>
    </w:p>
    <w:p w14:paraId="326DD0F1">
      <w:r>
        <w:t>本研究采用内隐联结测验（Implicit Association Test, IAT）评估个体在两个领域中的积极自我认知偏好，</w:t>
      </w:r>
      <w:r>
        <w:rPr>
          <w:rFonts w:hint="eastAsia"/>
        </w:rPr>
        <w:t>并</w:t>
      </w:r>
      <w:r>
        <w:t>分别为道德领域与能力领域。IAT 任务旨在捕捉个体对“自我/他人”与“积极/消极”词汇之间的自动联结强度。通过反应时数据，计算标准化的 D 值（D-score）作为内隐偏好的效应量指标。</w:t>
      </w:r>
    </w:p>
    <w:p w14:paraId="39F57CAD">
      <w:r>
        <w:t>原始反应时数据中包含四个关键 block（A1, A2, B1, B2），其中 A1 与 A2 表示兼容条件（如“我-积极/他人-消极”配对），B1 与 B2 表示不兼容条件（如“我-消极/他人-积极”配对）</w:t>
      </w:r>
      <w:r>
        <w:rPr>
          <w:rFonts w:hint="eastAsia"/>
        </w:rPr>
        <w:t>。在试次选择方面，我们选择保留 IAT 中关键测量阶段（screen_id = 3, 4, 6, 7）中的反应数据；在反应式剔除方面，我们剔除所有反应时间超过 10,000 毫秒的异常试次；</w:t>
      </w:r>
      <w:r>
        <w:t>为消除错误反应对结果的干扰，参照 Greenwald 等人（2003）推荐的方法，对所有错误反应试次进行校正：将错误试次的反应时替换为该 block 内的平均反应时加上 600 毫秒惩罚值。之后，对每位被试在每个 block 下的反应时数据进行汇总，计算每个条件的平均反应时、标准差和试次数。</w:t>
      </w:r>
    </w:p>
    <w:p w14:paraId="19BCCB7F">
      <w:r>
        <w:rPr>
          <w:highlight w:val="yellow"/>
        </w:rPr>
        <w:t>最终，我们按照标准 D 值计算方法进行效应量提取。分别计算 B1 与 A1、B2 与 A2 之间的平均反应时差，并将其除以对应条件下的合并标准差（pooled SD）进行标准化，获得每位被试在</w:t>
      </w:r>
      <w:r>
        <w:rPr>
          <w:rFonts w:hint="eastAsia"/>
          <w:highlight w:val="yellow"/>
        </w:rPr>
        <w:t>moral</w:t>
      </w:r>
      <w:r>
        <w:rPr>
          <w:highlight w:val="yellow"/>
        </w:rPr>
        <w:t>领域</w:t>
      </w:r>
      <w:r>
        <w:rPr>
          <w:rFonts w:hint="eastAsia"/>
          <w:highlight w:val="yellow"/>
        </w:rPr>
        <w:t>和ability领域</w:t>
      </w:r>
      <w:r>
        <w:rPr>
          <w:highlight w:val="yellow"/>
        </w:rPr>
        <w:t>下的 IAT D 值。</w:t>
      </w:r>
      <w:r>
        <w:t>根据 D 值的绝对大小，将效应划分为三类：|D| ≤ 0.2 为小效应，0.2 &lt; |D| ≤ 0.5 为中等效应，|D| &gt; 0.5 为大效应</w:t>
      </w:r>
      <w:r>
        <w:rPr>
          <w:rFonts w:hint="eastAsia"/>
        </w:rPr>
        <w:t>。</w:t>
      </w:r>
    </w:p>
    <w:p w14:paraId="7AD78805"/>
    <w:p w14:paraId="398A338F">
      <w:commentRangeStart w:id="3"/>
      <w:r>
        <w:rPr>
          <w:rFonts w:hint="eastAsia"/>
        </w:rPr>
        <w:t>2.ALT实验范式与指标计算方法</w:t>
      </w:r>
      <w:commentRangeEnd w:id="3"/>
      <w:r>
        <w:rPr>
          <w:rStyle w:val="8"/>
        </w:rPr>
        <w:commentReference w:id="3"/>
      </w:r>
    </w:p>
    <w:p w14:paraId="05E8C5A7">
      <w:r>
        <w:rPr>
          <w:rFonts w:hint="eastAsia"/>
        </w:rPr>
        <w:t>在本研究中，我们使用了 ALT（Associative Learning Task）实验范式来测量参与者在道德与能力两个维度下，对“自我”与“朋友”关联积极特质的加工差异。该任务通过呈现一系列“匹配”（如“积极词汇-自我”）与“不匹配”（如“积极词汇-朋友”）的组合，要求被试做出快速反应，从而评估其内隐的积极自我关联倾向。</w:t>
      </w:r>
    </w:p>
    <w:p w14:paraId="4DF33CD5">
      <w:r>
        <w:rPr>
          <w:rFonts w:hint="eastAsia"/>
        </w:rPr>
        <w:t>数据清洗方面，首先筛选了所有来自正式实验阶段的试次并排除反应时小于200ms或大于1200ms 的异常值，以保证数据质量。此外，对于缺失的“正确性”标记（correct），默认按错误处理，防止遗漏。同时，我们提取了两个维度的关键指标：反应时差异（ALT_SE_rt） 与信号检测敏感性指数（ALT_SE_d′），分别反映个体对匹配刺激的加工速度和辨别能力。</w:t>
      </w:r>
    </w:p>
    <w:p w14:paraId="077194D1">
      <w:r>
        <w:rPr>
          <w:rFonts w:hint="eastAsia"/>
        </w:rPr>
        <w:t>具体计算如下：</w:t>
      </w:r>
    </w:p>
    <w:p w14:paraId="2B66DCCF">
      <w:r>
        <w:rPr>
          <w:rFonts w:hint="eastAsia"/>
        </w:rPr>
        <w:t>（1）ALT_SE_rt 指标计算：</w:t>
      </w:r>
    </w:p>
    <w:p w14:paraId="2431C499">
      <w:r>
        <w:rPr>
          <w:rFonts w:hint="eastAsia"/>
        </w:rPr>
        <w:t>首先选取所有“匹配”类型的试次（identit为match），并筛选其中“正性词汇”条件（valence = positive）。对于每位参与者，在“自我”与“朋友”条件下分别计算平均反应时（avg_rt）。用 friend 条件减去 self 条件的平均反应时，得出 ALT_SE_rt 值。该值越大，代表对“自我-积极”匹配的加工越快，表征更强的积极自我加工倾向。</w:t>
      </w:r>
    </w:p>
    <w:p w14:paraId="244FDB6E">
      <w:r>
        <w:rPr>
          <w:rFonts w:hint="eastAsia"/>
        </w:rPr>
        <w:t>（2）ALT_SE_d′ 指标计算：</w:t>
      </w:r>
    </w:p>
    <w:p w14:paraId="26A1C721">
      <w:pPr>
        <w:rPr>
          <w:highlight w:val="yellow"/>
        </w:rPr>
      </w:pPr>
      <w:r>
        <w:rPr>
          <w:rFonts w:hint="eastAsia"/>
        </w:rPr>
        <w:t>使用信号检测理论（Signal Detection Theory）框架，对每位参与者在“正性词汇”条件下进行分类统计。将试次按反应正确性与刺激类型（match vs. nonmatch）划分为：击中（hit）、错过（miss）、误报（false alarm） 与 正确拒绝（correct rejection）。计算击中率（hit rate） 与 误报率（false alarm rate），并采用调整策略防止极端值（如 hit rate=1 或 FA rate=0）导致Z值计算错误。根据公式，计算每位被试在“自我”与“朋友”条件下的 d′ 值。最终用 self 条件下的 d′ 减去 friend 条件下的 d′，得出 ALT_SE_d 值。</w:t>
      </w:r>
      <w:r>
        <w:rPr>
          <w:rFonts w:hint="eastAsia"/>
          <w:highlight w:val="yellow"/>
        </w:rPr>
        <w:t>该值越大，表示被试对“自我-积极”刺激辨别更敏感，具备更高的积极自我识别能力。</w:t>
      </w:r>
    </w:p>
    <w:p w14:paraId="2761115C">
      <w:pPr>
        <w:rPr>
          <w:highlight w:val="yellow"/>
        </w:rPr>
      </w:pPr>
      <w:r>
        <w:rPr>
          <w:rFonts w:hint="eastAsia"/>
          <w:highlight w:val="yellow"/>
        </w:rPr>
        <w:t>最终得到每位被试在 moral 与 ability 两个维度下的 ALT_SE_rt 与 ALT_SE_d 指标，分别储存在 moral_ALT_rt、ability_ALT_rt 及 moral_ALT_d、ability_ALT_d 四个变量中，用于数据分析。</w:t>
      </w:r>
    </w:p>
    <w:p w14:paraId="51E3BE21"/>
    <w:p w14:paraId="2901CB4F">
      <w:commentRangeStart w:id="4"/>
      <w:r>
        <w:rPr>
          <w:rFonts w:hint="eastAsia"/>
        </w:rPr>
        <w:t>3. SRET实验范式与指标计算方法</w:t>
      </w:r>
      <w:commentRangeEnd w:id="4"/>
      <w:r>
        <w:rPr>
          <w:rStyle w:val="8"/>
        </w:rPr>
        <w:commentReference w:id="4"/>
      </w:r>
    </w:p>
    <w:p w14:paraId="44E16EF0">
      <w:r>
        <w:rPr>
          <w:rFonts w:hint="eastAsia"/>
        </w:rPr>
        <w:t>在本研究中，我们使用了 SRET（Self-Referent Encoding Task）范式及其延伸任务，系统测量参与者在“道德”与“能力”两个维度下的积极自我认知水平。任务包括三种子任务：词汇判断任务（SRET-EW 与 SRET-RT）、新旧词判断任务（SRET-RJ1）与来源判断任务（SRET-RJ2）。每个任务分别从评估反应偏好、加工速度与记忆敏感性角度，提取了多个自我相关指标。</w:t>
      </w:r>
    </w:p>
    <w:p w14:paraId="1769D3D8"/>
    <w:p w14:paraId="51F0B319">
      <w:r>
        <w:rPr>
          <w:rFonts w:hint="eastAsia"/>
        </w:rPr>
        <w:t>数据清洗方面，首先仅保留正式实验阶段的试次，并剔除所有练习或非正式试次。在每类任务中，统一剔除 8 个用于练习或与研究目标不相关的干扰词汇。此外，对于反应时低于200毫秒或高于1200毫秒的试次，亦予以排除，以控制极端值对平均指标的干扰。缺失的判断正确性（correct）变量则默认标为错误，以避免漏判。</w:t>
      </w:r>
    </w:p>
    <w:p w14:paraId="1A13B7AD">
      <w:r>
        <w:rPr>
          <w:rFonts w:hint="eastAsia"/>
        </w:rPr>
        <w:t>本研究共提取了八个 SRET 指标，分别对应三类任务，具体如下：</w:t>
      </w:r>
    </w:p>
    <w:p w14:paraId="017A296A">
      <w:r>
        <w:rPr>
          <w:rFonts w:hint="eastAsia"/>
        </w:rPr>
        <w:t>（1）SRET_EW 指标计算</w:t>
      </w:r>
    </w:p>
    <w:p w14:paraId="46937883">
      <w:r>
        <w:rPr>
          <w:rFonts w:hint="eastAsia"/>
        </w:rPr>
        <w:t>SRET_EW 基于词汇判断任务数据。在每位被试的“自我-积极”与“自我-消极”条件中，分别统计其作出“是”判断的次数，</w:t>
      </w:r>
      <w:commentRangeStart w:id="5"/>
      <w:r>
        <w:rPr>
          <w:rFonts w:hint="eastAsia"/>
        </w:rPr>
        <w:t>两者之差</w:t>
      </w:r>
      <w:commentRangeEnd w:id="5"/>
      <w:r>
        <w:rPr>
          <w:rStyle w:val="8"/>
        </w:rPr>
        <w:commentReference w:id="5"/>
      </w:r>
      <w:r>
        <w:rPr>
          <w:rFonts w:hint="eastAsia"/>
        </w:rPr>
        <w:t>表示自我条件下选择积极词汇的倾向。该指标在道德（morality）与能力（ability）两个领域分别计算，生成 moral_SRET_EW 与 ability_SRET_EW 两个变量。数值越大，表明被试更倾向于认同与自我相关的积极特质，反映其积极自我认知水平。</w:t>
      </w:r>
    </w:p>
    <w:p w14:paraId="22830B7D">
      <w:r>
        <w:rPr>
          <w:rFonts w:hint="eastAsia"/>
        </w:rPr>
        <w:t>（2）SRET_rt 指标计算</w:t>
      </w:r>
    </w:p>
    <w:p w14:paraId="185C8DCF">
      <w:r>
        <w:rPr>
          <w:rFonts w:hint="eastAsia"/>
        </w:rPr>
        <w:t>SRET_rt 同样来源于词汇判断任务，但关注的是反应时数据。在每位被试“自我-积极”与“自我-消极”条件下，计算反应时均值之差。差值越大表示参与者对积极词汇加工更快，反映更高的积极自我加工效率。该指标同样在两个领域上独立计算，得到 moral_SRET_rt 与 ability_SRET_rt 两个变量。</w:t>
      </w:r>
    </w:p>
    <w:p w14:paraId="31B8F80C">
      <w:pPr>
        <w:numPr>
          <w:ilvl w:val="0"/>
          <w:numId w:val="3"/>
        </w:numPr>
      </w:pPr>
      <w:r>
        <w:rPr>
          <w:rFonts w:hint="eastAsia"/>
        </w:rPr>
        <w:t>SRET_RJ1_d 指标计算</w:t>
      </w:r>
    </w:p>
    <w:p w14:paraId="2010A087">
      <w:r>
        <w:rPr>
          <w:rFonts w:hint="eastAsia"/>
        </w:rPr>
        <w:t>该指标基于新旧词判断任务。任务要求参与者判断屏幕上呈现的词汇是否曾在之前出现，并作出“新”“旧”或“熟悉”反应。根据信号检测理论，将旧词被正确认定为“旧/熟悉”视为击中（hit），将新词误判为“旧/熟悉”为误报（false alarm）。通过公式 d′计算两者d′值 。以“自我”条件下的 d′ 减去“朋友”条件下的 d′ 值，生成 SRET_RJ1_d 指标，分别计算 moral_SRET_RJ1_d 与 ability_SRET_RJ1_d。</w:t>
      </w:r>
    </w:p>
    <w:p w14:paraId="38EB2F6A">
      <w:r>
        <w:rPr>
          <w:rFonts w:hint="eastAsia"/>
        </w:rPr>
        <w:t>（4）SRET_RJ2_d 指标计算</w:t>
      </w:r>
    </w:p>
    <w:p w14:paraId="3186BD37">
      <w:r>
        <w:rPr>
          <w:rFonts w:hint="eastAsia"/>
        </w:rPr>
        <w:t>该指标来源于来源判断任务。参与者需判断词汇来源于“自我”或“朋友”。以“自我”词汇为信号、朋友词汇为噪音，根据击中（hit）与误报（fa）计算 d′ 值。得出 SRET_RJ2_d 指标，分别为 moral_SRET_RJ2_d 与 ability_SRET_RJ2_d。</w:t>
      </w:r>
    </w:p>
    <w:p w14:paraId="1915BA4E">
      <w:pPr>
        <w:rPr>
          <w:highlight w:val="yellow"/>
        </w:rPr>
      </w:pPr>
      <w:r>
        <w:rPr>
          <w:rFonts w:hint="eastAsia"/>
          <w:highlight w:val="yellow"/>
        </w:rPr>
        <w:t>综上，研究共构建了八个SRET指标，覆盖加工偏好（SRET_EW）、加工速度（SRET_rt）与记忆敏感性（SRET_RJ1_d 与 SRET_RJ2_d）三个层面，分别在道德与能力两个维度上进行计算，反映个体在多个层面上的积极自我认知能力。</w:t>
      </w:r>
    </w:p>
    <w:p w14:paraId="7198F536"/>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4"/>
        <w:gridCol w:w="1631"/>
        <w:gridCol w:w="1670"/>
        <w:gridCol w:w="1617"/>
        <w:gridCol w:w="1630"/>
      </w:tblGrid>
      <w:tr w14:paraId="27E60853">
        <w:tc>
          <w:tcPr>
            <w:tcW w:w="1704" w:type="dxa"/>
            <w:vAlign w:val="center"/>
          </w:tcPr>
          <w:p w14:paraId="1403FF46">
            <w:pPr>
              <w:pStyle w:val="3"/>
              <w:widowControl/>
              <w:jc w:val="center"/>
              <w:rPr>
                <w:rFonts w:ascii="宋体" w:hAnsi="宋体" w:eastAsia="宋体" w:cs="宋体"/>
                <w:sz w:val="21"/>
                <w:szCs w:val="21"/>
              </w:rPr>
            </w:pPr>
            <w:r>
              <w:rPr>
                <w:rFonts w:hint="eastAsia" w:ascii="宋体" w:hAnsi="宋体" w:eastAsia="宋体" w:cs="宋体"/>
                <w:b/>
                <w:bCs/>
                <w:sz w:val="21"/>
                <w:szCs w:val="21"/>
              </w:rPr>
              <w:t>指标名称</w:t>
            </w:r>
          </w:p>
        </w:tc>
        <w:tc>
          <w:tcPr>
            <w:tcW w:w="1704" w:type="dxa"/>
            <w:vAlign w:val="center"/>
          </w:tcPr>
          <w:p w14:paraId="7864CE0F">
            <w:pPr>
              <w:pStyle w:val="3"/>
              <w:widowControl/>
              <w:jc w:val="center"/>
              <w:rPr>
                <w:rFonts w:ascii="宋体" w:hAnsi="宋体" w:eastAsia="宋体" w:cs="宋体"/>
                <w:sz w:val="21"/>
                <w:szCs w:val="21"/>
              </w:rPr>
            </w:pPr>
            <w:r>
              <w:rPr>
                <w:rFonts w:hint="eastAsia" w:ascii="宋体" w:hAnsi="宋体" w:eastAsia="宋体" w:cs="宋体"/>
                <w:b/>
                <w:bCs/>
                <w:sz w:val="21"/>
                <w:szCs w:val="21"/>
              </w:rPr>
              <w:t>来源任务</w:t>
            </w:r>
          </w:p>
        </w:tc>
        <w:tc>
          <w:tcPr>
            <w:tcW w:w="1704" w:type="dxa"/>
            <w:vAlign w:val="center"/>
          </w:tcPr>
          <w:p w14:paraId="4E42070A">
            <w:pPr>
              <w:pStyle w:val="3"/>
              <w:widowControl/>
              <w:jc w:val="center"/>
              <w:rPr>
                <w:rFonts w:ascii="宋体" w:hAnsi="宋体" w:eastAsia="宋体" w:cs="宋体"/>
                <w:sz w:val="21"/>
                <w:szCs w:val="21"/>
              </w:rPr>
            </w:pPr>
            <w:r>
              <w:rPr>
                <w:rFonts w:hint="eastAsia" w:ascii="宋体" w:hAnsi="宋体" w:eastAsia="宋体" w:cs="宋体"/>
                <w:b/>
                <w:bCs/>
                <w:sz w:val="21"/>
                <w:szCs w:val="21"/>
              </w:rPr>
              <w:t>计算方式</w:t>
            </w:r>
          </w:p>
        </w:tc>
        <w:tc>
          <w:tcPr>
            <w:tcW w:w="1705" w:type="dxa"/>
            <w:vAlign w:val="center"/>
          </w:tcPr>
          <w:p w14:paraId="5614F28F">
            <w:pPr>
              <w:pStyle w:val="3"/>
              <w:widowControl/>
              <w:jc w:val="center"/>
              <w:rPr>
                <w:rFonts w:ascii="宋体" w:hAnsi="宋体" w:eastAsia="宋体" w:cs="宋体"/>
                <w:sz w:val="21"/>
                <w:szCs w:val="21"/>
              </w:rPr>
            </w:pPr>
            <w:r>
              <w:rPr>
                <w:rFonts w:hint="eastAsia" w:ascii="宋体" w:hAnsi="宋体" w:eastAsia="宋体" w:cs="宋体"/>
                <w:b/>
                <w:bCs/>
                <w:sz w:val="21"/>
                <w:szCs w:val="21"/>
              </w:rPr>
              <w:t>心理学含义</w:t>
            </w:r>
          </w:p>
        </w:tc>
        <w:tc>
          <w:tcPr>
            <w:tcW w:w="1705" w:type="dxa"/>
            <w:vAlign w:val="center"/>
          </w:tcPr>
          <w:p w14:paraId="7CAA2F50">
            <w:pPr>
              <w:pStyle w:val="3"/>
              <w:widowControl/>
              <w:jc w:val="center"/>
              <w:rPr>
                <w:rFonts w:ascii="宋体" w:hAnsi="宋体" w:eastAsia="宋体" w:cs="宋体"/>
                <w:sz w:val="21"/>
                <w:szCs w:val="21"/>
              </w:rPr>
            </w:pPr>
            <w:r>
              <w:rPr>
                <w:rFonts w:hint="eastAsia" w:ascii="宋体" w:hAnsi="宋体" w:eastAsia="宋体" w:cs="宋体"/>
                <w:b/>
                <w:bCs/>
                <w:sz w:val="21"/>
                <w:szCs w:val="21"/>
              </w:rPr>
              <w:t>领域区分</w:t>
            </w:r>
          </w:p>
        </w:tc>
      </w:tr>
      <w:tr w14:paraId="73A4A86C">
        <w:tc>
          <w:tcPr>
            <w:tcW w:w="1704" w:type="dxa"/>
            <w:vAlign w:val="center"/>
          </w:tcPr>
          <w:p w14:paraId="3EDA2029">
            <w:pPr>
              <w:pStyle w:val="3"/>
              <w:widowControl/>
              <w:jc w:val="center"/>
              <w:rPr>
                <w:rFonts w:ascii="宋体" w:hAnsi="宋体" w:eastAsia="宋体" w:cs="宋体"/>
                <w:sz w:val="21"/>
                <w:szCs w:val="21"/>
              </w:rPr>
            </w:pPr>
            <w:r>
              <w:rPr>
                <w:rFonts w:hint="eastAsia" w:ascii="宋体" w:hAnsi="宋体" w:eastAsia="宋体" w:cs="宋体"/>
                <w:sz w:val="21"/>
                <w:szCs w:val="21"/>
              </w:rPr>
              <w:t>moral_IAT</w:t>
            </w:r>
          </w:p>
        </w:tc>
        <w:tc>
          <w:tcPr>
            <w:tcW w:w="1704" w:type="dxa"/>
            <w:vAlign w:val="center"/>
          </w:tcPr>
          <w:p w14:paraId="51108DB9">
            <w:pPr>
              <w:pStyle w:val="3"/>
              <w:widowControl/>
              <w:jc w:val="center"/>
              <w:rPr>
                <w:rFonts w:ascii="宋体" w:hAnsi="宋体" w:eastAsia="宋体" w:cs="宋体"/>
                <w:sz w:val="21"/>
                <w:szCs w:val="21"/>
              </w:rPr>
            </w:pPr>
            <w:r>
              <w:rPr>
                <w:rFonts w:hint="eastAsia" w:ascii="宋体" w:hAnsi="宋体" w:eastAsia="宋体" w:cs="宋体"/>
                <w:sz w:val="21"/>
                <w:szCs w:val="21"/>
              </w:rPr>
              <w:t>IAT任务</w:t>
            </w:r>
          </w:p>
        </w:tc>
        <w:tc>
          <w:tcPr>
            <w:tcW w:w="1704" w:type="dxa"/>
            <w:vAlign w:val="center"/>
          </w:tcPr>
          <w:p w14:paraId="0319E154">
            <w:pPr>
              <w:pStyle w:val="3"/>
              <w:widowControl/>
              <w:jc w:val="center"/>
              <w:rPr>
                <w:rFonts w:ascii="宋体" w:hAnsi="宋体" w:eastAsia="宋体" w:cs="宋体"/>
                <w:sz w:val="21"/>
                <w:szCs w:val="21"/>
              </w:rPr>
            </w:pPr>
            <w:r>
              <w:rPr>
                <w:rFonts w:hint="eastAsia" w:ascii="宋体" w:hAnsi="宋体" w:eastAsia="宋体" w:cs="宋体"/>
                <w:sz w:val="21"/>
                <w:szCs w:val="21"/>
              </w:rPr>
              <w:t>D值（相容-不相容）反应时差/标准差</w:t>
            </w:r>
          </w:p>
        </w:tc>
        <w:tc>
          <w:tcPr>
            <w:tcW w:w="1705" w:type="dxa"/>
            <w:vAlign w:val="center"/>
          </w:tcPr>
          <w:p w14:paraId="12E6154E">
            <w:pPr>
              <w:pStyle w:val="3"/>
              <w:widowControl/>
              <w:jc w:val="center"/>
              <w:rPr>
                <w:rFonts w:ascii="宋体" w:hAnsi="宋体" w:eastAsia="宋体" w:cs="宋体"/>
                <w:sz w:val="21"/>
                <w:szCs w:val="21"/>
              </w:rPr>
            </w:pPr>
            <w:r>
              <w:rPr>
                <w:rFonts w:hint="eastAsia" w:ascii="宋体" w:hAnsi="宋体" w:eastAsia="宋体" w:cs="宋体"/>
                <w:sz w:val="21"/>
                <w:szCs w:val="21"/>
              </w:rPr>
              <w:t>道德领域中积极自我联结的内隐强度</w:t>
            </w:r>
          </w:p>
        </w:tc>
        <w:tc>
          <w:tcPr>
            <w:tcW w:w="1705" w:type="dxa"/>
            <w:vAlign w:val="center"/>
          </w:tcPr>
          <w:p w14:paraId="1FCC1740">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5E1B686F">
        <w:tc>
          <w:tcPr>
            <w:tcW w:w="1704" w:type="dxa"/>
            <w:vAlign w:val="center"/>
          </w:tcPr>
          <w:p w14:paraId="0EDE1D97">
            <w:pPr>
              <w:pStyle w:val="3"/>
              <w:widowControl/>
              <w:jc w:val="center"/>
              <w:rPr>
                <w:rFonts w:ascii="宋体" w:hAnsi="宋体" w:eastAsia="宋体" w:cs="宋体"/>
                <w:sz w:val="21"/>
                <w:szCs w:val="21"/>
              </w:rPr>
            </w:pPr>
            <w:r>
              <w:rPr>
                <w:rFonts w:hint="eastAsia" w:ascii="宋体" w:hAnsi="宋体" w:eastAsia="宋体" w:cs="宋体"/>
                <w:sz w:val="21"/>
                <w:szCs w:val="21"/>
              </w:rPr>
              <w:t>ability_IAT</w:t>
            </w:r>
          </w:p>
        </w:tc>
        <w:tc>
          <w:tcPr>
            <w:tcW w:w="1704" w:type="dxa"/>
            <w:vAlign w:val="center"/>
          </w:tcPr>
          <w:p w14:paraId="7A21E1F9">
            <w:pPr>
              <w:pStyle w:val="3"/>
              <w:widowControl/>
              <w:jc w:val="center"/>
              <w:rPr>
                <w:rFonts w:ascii="宋体" w:hAnsi="宋体" w:eastAsia="宋体" w:cs="宋体"/>
                <w:sz w:val="21"/>
                <w:szCs w:val="21"/>
              </w:rPr>
            </w:pPr>
            <w:r>
              <w:rPr>
                <w:rFonts w:hint="eastAsia" w:ascii="宋体" w:hAnsi="宋体" w:eastAsia="宋体" w:cs="宋体"/>
                <w:sz w:val="21"/>
                <w:szCs w:val="21"/>
              </w:rPr>
              <w:t>IAT任务</w:t>
            </w:r>
          </w:p>
        </w:tc>
        <w:tc>
          <w:tcPr>
            <w:tcW w:w="1704" w:type="dxa"/>
            <w:vAlign w:val="center"/>
          </w:tcPr>
          <w:p w14:paraId="00E70F89">
            <w:pPr>
              <w:pStyle w:val="3"/>
              <w:widowControl/>
              <w:jc w:val="center"/>
              <w:rPr>
                <w:rFonts w:ascii="宋体" w:hAnsi="宋体" w:eastAsia="宋体" w:cs="宋体"/>
                <w:sz w:val="21"/>
                <w:szCs w:val="21"/>
              </w:rPr>
            </w:pPr>
            <w:r>
              <w:rPr>
                <w:rFonts w:hint="eastAsia" w:ascii="宋体" w:hAnsi="宋体" w:eastAsia="宋体" w:cs="宋体"/>
                <w:sz w:val="21"/>
                <w:szCs w:val="21"/>
              </w:rPr>
              <w:t>D值（相容-不相容）反应时差/标准差</w:t>
            </w:r>
          </w:p>
        </w:tc>
        <w:tc>
          <w:tcPr>
            <w:tcW w:w="1705" w:type="dxa"/>
            <w:vAlign w:val="center"/>
          </w:tcPr>
          <w:p w14:paraId="3B4BBAD5">
            <w:pPr>
              <w:pStyle w:val="3"/>
              <w:widowControl/>
              <w:jc w:val="center"/>
              <w:rPr>
                <w:rFonts w:ascii="宋体" w:hAnsi="宋体" w:eastAsia="宋体" w:cs="宋体"/>
                <w:sz w:val="21"/>
                <w:szCs w:val="21"/>
              </w:rPr>
            </w:pPr>
            <w:r>
              <w:rPr>
                <w:rFonts w:hint="eastAsia" w:ascii="宋体" w:hAnsi="宋体" w:eastAsia="宋体" w:cs="宋体"/>
                <w:sz w:val="21"/>
                <w:szCs w:val="21"/>
              </w:rPr>
              <w:t>能力领域中积极自我联结的内隐强度</w:t>
            </w:r>
          </w:p>
        </w:tc>
        <w:tc>
          <w:tcPr>
            <w:tcW w:w="1705" w:type="dxa"/>
            <w:vAlign w:val="center"/>
          </w:tcPr>
          <w:p w14:paraId="634B62D5">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54ED27B6">
        <w:tc>
          <w:tcPr>
            <w:tcW w:w="1704" w:type="dxa"/>
            <w:vAlign w:val="center"/>
          </w:tcPr>
          <w:p w14:paraId="5C82491B">
            <w:pPr>
              <w:pStyle w:val="3"/>
              <w:widowControl/>
              <w:jc w:val="center"/>
              <w:rPr>
                <w:rFonts w:ascii="宋体" w:hAnsi="宋体" w:eastAsia="宋体" w:cs="宋体"/>
                <w:sz w:val="21"/>
                <w:szCs w:val="21"/>
              </w:rPr>
            </w:pPr>
            <w:r>
              <w:rPr>
                <w:rFonts w:hint="eastAsia" w:ascii="宋体" w:hAnsi="宋体" w:eastAsia="宋体" w:cs="宋体"/>
                <w:sz w:val="21"/>
                <w:szCs w:val="21"/>
              </w:rPr>
              <w:t>moral_ALT_rt</w:t>
            </w:r>
          </w:p>
        </w:tc>
        <w:tc>
          <w:tcPr>
            <w:tcW w:w="1704" w:type="dxa"/>
            <w:vAlign w:val="center"/>
          </w:tcPr>
          <w:p w14:paraId="0D3B8866">
            <w:pPr>
              <w:pStyle w:val="3"/>
              <w:widowControl/>
              <w:jc w:val="center"/>
              <w:rPr>
                <w:rFonts w:ascii="宋体" w:hAnsi="宋体" w:eastAsia="宋体" w:cs="宋体"/>
                <w:sz w:val="21"/>
                <w:szCs w:val="21"/>
              </w:rPr>
            </w:pPr>
            <w:r>
              <w:rPr>
                <w:rFonts w:hint="eastAsia" w:ascii="宋体" w:hAnsi="宋体" w:eastAsia="宋体" w:cs="宋体"/>
                <w:sz w:val="21"/>
                <w:szCs w:val="21"/>
              </w:rPr>
              <w:t>ALT任务</w:t>
            </w:r>
          </w:p>
        </w:tc>
        <w:tc>
          <w:tcPr>
            <w:tcW w:w="1704" w:type="dxa"/>
            <w:vAlign w:val="center"/>
          </w:tcPr>
          <w:p w14:paraId="3FEC60A2">
            <w:pPr>
              <w:pStyle w:val="3"/>
              <w:widowControl/>
              <w:jc w:val="center"/>
              <w:rPr>
                <w:rFonts w:ascii="宋体" w:hAnsi="宋体" w:eastAsia="宋体" w:cs="宋体"/>
                <w:sz w:val="21"/>
                <w:szCs w:val="21"/>
              </w:rPr>
            </w:pPr>
            <w:r>
              <w:rPr>
                <w:rFonts w:hint="eastAsia" w:ascii="宋体" w:hAnsi="宋体" w:eastAsia="宋体" w:cs="宋体"/>
                <w:sz w:val="21"/>
                <w:szCs w:val="21"/>
              </w:rPr>
              <w:t>friend - self 平均反应时差</w:t>
            </w:r>
          </w:p>
        </w:tc>
        <w:tc>
          <w:tcPr>
            <w:tcW w:w="1705" w:type="dxa"/>
            <w:vAlign w:val="center"/>
          </w:tcPr>
          <w:p w14:paraId="6A440DCD">
            <w:pPr>
              <w:pStyle w:val="3"/>
              <w:widowControl/>
              <w:jc w:val="center"/>
              <w:rPr>
                <w:rFonts w:ascii="宋体" w:hAnsi="宋体" w:eastAsia="宋体" w:cs="宋体"/>
                <w:sz w:val="21"/>
                <w:szCs w:val="21"/>
              </w:rPr>
            </w:pPr>
            <w:r>
              <w:rPr>
                <w:rFonts w:hint="eastAsia" w:ascii="宋体" w:hAnsi="宋体" w:eastAsia="宋体" w:cs="宋体"/>
                <w:sz w:val="21"/>
                <w:szCs w:val="21"/>
              </w:rPr>
              <w:t>对“自我-积极”匹配加工速度更快</w:t>
            </w:r>
          </w:p>
        </w:tc>
        <w:tc>
          <w:tcPr>
            <w:tcW w:w="1705" w:type="dxa"/>
            <w:vAlign w:val="center"/>
          </w:tcPr>
          <w:p w14:paraId="4FD26157">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776EA25C">
        <w:tc>
          <w:tcPr>
            <w:tcW w:w="1704" w:type="dxa"/>
            <w:vAlign w:val="center"/>
          </w:tcPr>
          <w:p w14:paraId="29195A8B">
            <w:pPr>
              <w:pStyle w:val="3"/>
              <w:widowControl/>
              <w:jc w:val="center"/>
              <w:rPr>
                <w:rFonts w:ascii="宋体" w:hAnsi="宋体" w:eastAsia="宋体" w:cs="宋体"/>
                <w:sz w:val="21"/>
                <w:szCs w:val="21"/>
              </w:rPr>
            </w:pPr>
            <w:r>
              <w:rPr>
                <w:rFonts w:hint="eastAsia" w:ascii="宋体" w:hAnsi="宋体" w:eastAsia="宋体" w:cs="宋体"/>
                <w:sz w:val="21"/>
                <w:szCs w:val="21"/>
              </w:rPr>
              <w:t>ability_ALT_rt</w:t>
            </w:r>
          </w:p>
        </w:tc>
        <w:tc>
          <w:tcPr>
            <w:tcW w:w="1704" w:type="dxa"/>
            <w:vAlign w:val="center"/>
          </w:tcPr>
          <w:p w14:paraId="4CB34FC7">
            <w:pPr>
              <w:pStyle w:val="3"/>
              <w:widowControl/>
              <w:jc w:val="center"/>
              <w:rPr>
                <w:rFonts w:ascii="宋体" w:hAnsi="宋体" w:eastAsia="宋体" w:cs="宋体"/>
                <w:sz w:val="21"/>
                <w:szCs w:val="21"/>
              </w:rPr>
            </w:pPr>
            <w:r>
              <w:rPr>
                <w:rFonts w:hint="eastAsia" w:ascii="宋体" w:hAnsi="宋体" w:eastAsia="宋体" w:cs="宋体"/>
                <w:sz w:val="21"/>
                <w:szCs w:val="21"/>
              </w:rPr>
              <w:t>ALT任务</w:t>
            </w:r>
          </w:p>
        </w:tc>
        <w:tc>
          <w:tcPr>
            <w:tcW w:w="1704" w:type="dxa"/>
            <w:vAlign w:val="center"/>
          </w:tcPr>
          <w:p w14:paraId="1608517F">
            <w:pPr>
              <w:pStyle w:val="3"/>
              <w:widowControl/>
              <w:jc w:val="center"/>
              <w:rPr>
                <w:rFonts w:ascii="宋体" w:hAnsi="宋体" w:eastAsia="宋体" w:cs="宋体"/>
                <w:sz w:val="21"/>
                <w:szCs w:val="21"/>
              </w:rPr>
            </w:pPr>
            <w:r>
              <w:rPr>
                <w:rFonts w:hint="eastAsia" w:ascii="宋体" w:hAnsi="宋体" w:eastAsia="宋体" w:cs="宋体"/>
                <w:sz w:val="21"/>
                <w:szCs w:val="21"/>
              </w:rPr>
              <w:t>friend - self 平均反应时差</w:t>
            </w:r>
          </w:p>
        </w:tc>
        <w:tc>
          <w:tcPr>
            <w:tcW w:w="1705" w:type="dxa"/>
            <w:vAlign w:val="center"/>
          </w:tcPr>
          <w:p w14:paraId="582B448F">
            <w:pPr>
              <w:pStyle w:val="3"/>
              <w:widowControl/>
              <w:jc w:val="center"/>
              <w:rPr>
                <w:rFonts w:ascii="宋体" w:hAnsi="宋体" w:eastAsia="宋体" w:cs="宋体"/>
                <w:sz w:val="21"/>
                <w:szCs w:val="21"/>
              </w:rPr>
            </w:pPr>
            <w:r>
              <w:rPr>
                <w:rFonts w:hint="eastAsia" w:ascii="宋体" w:hAnsi="宋体" w:eastAsia="宋体" w:cs="宋体"/>
                <w:sz w:val="21"/>
                <w:szCs w:val="21"/>
              </w:rPr>
              <w:t>对“自我-积极”匹配加工速度更快</w:t>
            </w:r>
          </w:p>
        </w:tc>
        <w:tc>
          <w:tcPr>
            <w:tcW w:w="1705" w:type="dxa"/>
            <w:vAlign w:val="center"/>
          </w:tcPr>
          <w:p w14:paraId="0EF21079">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7304711E">
        <w:tc>
          <w:tcPr>
            <w:tcW w:w="1704" w:type="dxa"/>
            <w:vAlign w:val="center"/>
          </w:tcPr>
          <w:p w14:paraId="6A578A4C">
            <w:pPr>
              <w:pStyle w:val="3"/>
              <w:widowControl/>
              <w:jc w:val="center"/>
              <w:rPr>
                <w:rFonts w:ascii="宋体" w:hAnsi="宋体" w:eastAsia="宋体" w:cs="宋体"/>
                <w:sz w:val="21"/>
                <w:szCs w:val="21"/>
              </w:rPr>
            </w:pPr>
            <w:r>
              <w:rPr>
                <w:rFonts w:hint="eastAsia" w:ascii="宋体" w:hAnsi="宋体" w:eastAsia="宋体" w:cs="宋体"/>
                <w:sz w:val="21"/>
                <w:szCs w:val="21"/>
              </w:rPr>
              <w:t>moral_ALT_d</w:t>
            </w:r>
          </w:p>
        </w:tc>
        <w:tc>
          <w:tcPr>
            <w:tcW w:w="1704" w:type="dxa"/>
            <w:vAlign w:val="center"/>
          </w:tcPr>
          <w:p w14:paraId="3B616E96">
            <w:pPr>
              <w:pStyle w:val="3"/>
              <w:widowControl/>
              <w:jc w:val="center"/>
              <w:rPr>
                <w:rFonts w:ascii="宋体" w:hAnsi="宋体" w:eastAsia="宋体" w:cs="宋体"/>
                <w:sz w:val="21"/>
                <w:szCs w:val="21"/>
              </w:rPr>
            </w:pPr>
            <w:r>
              <w:rPr>
                <w:rFonts w:hint="eastAsia" w:ascii="宋体" w:hAnsi="宋体" w:eastAsia="宋体" w:cs="宋体"/>
                <w:sz w:val="21"/>
                <w:szCs w:val="21"/>
              </w:rPr>
              <w:t>ALT任务</w:t>
            </w:r>
          </w:p>
        </w:tc>
        <w:tc>
          <w:tcPr>
            <w:tcW w:w="1704" w:type="dxa"/>
            <w:vAlign w:val="center"/>
          </w:tcPr>
          <w:p w14:paraId="23DC3654">
            <w:pPr>
              <w:pStyle w:val="3"/>
              <w:widowControl/>
              <w:jc w:val="center"/>
              <w:rPr>
                <w:rFonts w:ascii="宋体" w:hAnsi="宋体" w:eastAsia="宋体" w:cs="宋体"/>
                <w:sz w:val="21"/>
                <w:szCs w:val="21"/>
              </w:rPr>
            </w:pPr>
            <w:r>
              <w:rPr>
                <w:rFonts w:hint="eastAsia" w:ascii="宋体" w:hAnsi="宋体" w:eastAsia="宋体" w:cs="宋体"/>
                <w:sz w:val="21"/>
                <w:szCs w:val="21"/>
              </w:rPr>
              <w:t>d prime = Z(hit) - Z(FA)，self - friend 差值</w:t>
            </w:r>
          </w:p>
        </w:tc>
        <w:tc>
          <w:tcPr>
            <w:tcW w:w="1705" w:type="dxa"/>
            <w:vAlign w:val="center"/>
          </w:tcPr>
          <w:p w14:paraId="521CF314">
            <w:pPr>
              <w:pStyle w:val="3"/>
              <w:widowControl/>
              <w:jc w:val="center"/>
              <w:rPr>
                <w:rFonts w:ascii="宋体" w:hAnsi="宋体" w:eastAsia="宋体" w:cs="宋体"/>
                <w:sz w:val="21"/>
                <w:szCs w:val="21"/>
              </w:rPr>
            </w:pPr>
            <w:r>
              <w:rPr>
                <w:rFonts w:hint="eastAsia" w:ascii="宋体" w:hAnsi="宋体" w:eastAsia="宋体" w:cs="宋体"/>
                <w:sz w:val="21"/>
                <w:szCs w:val="21"/>
              </w:rPr>
              <w:t>对“自我-积极”匹配的敏感性</w:t>
            </w:r>
          </w:p>
        </w:tc>
        <w:tc>
          <w:tcPr>
            <w:tcW w:w="1705" w:type="dxa"/>
            <w:vAlign w:val="center"/>
          </w:tcPr>
          <w:p w14:paraId="3BA639CE">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74F9D53E">
        <w:tc>
          <w:tcPr>
            <w:tcW w:w="1704" w:type="dxa"/>
            <w:vAlign w:val="center"/>
          </w:tcPr>
          <w:p w14:paraId="0C749193">
            <w:pPr>
              <w:pStyle w:val="3"/>
              <w:widowControl/>
              <w:jc w:val="center"/>
              <w:rPr>
                <w:rFonts w:ascii="宋体" w:hAnsi="宋体" w:eastAsia="宋体" w:cs="宋体"/>
                <w:sz w:val="21"/>
                <w:szCs w:val="21"/>
              </w:rPr>
            </w:pPr>
            <w:r>
              <w:rPr>
                <w:rFonts w:hint="eastAsia" w:ascii="宋体" w:hAnsi="宋体" w:eastAsia="宋体" w:cs="宋体"/>
                <w:sz w:val="21"/>
                <w:szCs w:val="21"/>
              </w:rPr>
              <w:t>ability_ALT_d</w:t>
            </w:r>
          </w:p>
        </w:tc>
        <w:tc>
          <w:tcPr>
            <w:tcW w:w="1704" w:type="dxa"/>
            <w:vAlign w:val="center"/>
          </w:tcPr>
          <w:p w14:paraId="6F0169AC">
            <w:pPr>
              <w:pStyle w:val="3"/>
              <w:widowControl/>
              <w:jc w:val="center"/>
              <w:rPr>
                <w:rFonts w:ascii="宋体" w:hAnsi="宋体" w:eastAsia="宋体" w:cs="宋体"/>
                <w:sz w:val="21"/>
                <w:szCs w:val="21"/>
              </w:rPr>
            </w:pPr>
            <w:r>
              <w:rPr>
                <w:rFonts w:hint="eastAsia" w:ascii="宋体" w:hAnsi="宋体" w:eastAsia="宋体" w:cs="宋体"/>
                <w:sz w:val="21"/>
                <w:szCs w:val="21"/>
              </w:rPr>
              <w:t>ALT任务</w:t>
            </w:r>
          </w:p>
        </w:tc>
        <w:tc>
          <w:tcPr>
            <w:tcW w:w="1704" w:type="dxa"/>
            <w:vAlign w:val="center"/>
          </w:tcPr>
          <w:p w14:paraId="243FF14F">
            <w:pPr>
              <w:pStyle w:val="3"/>
              <w:widowControl/>
              <w:jc w:val="center"/>
              <w:rPr>
                <w:rFonts w:ascii="宋体" w:hAnsi="宋体" w:eastAsia="宋体" w:cs="宋体"/>
                <w:sz w:val="21"/>
                <w:szCs w:val="21"/>
              </w:rPr>
            </w:pPr>
            <w:r>
              <w:rPr>
                <w:rFonts w:hint="eastAsia" w:ascii="宋体" w:hAnsi="宋体" w:eastAsia="宋体" w:cs="宋体"/>
                <w:sz w:val="21"/>
                <w:szCs w:val="21"/>
              </w:rPr>
              <w:t>d prime = Z(hit) - Z(FA)，self - friend 差值</w:t>
            </w:r>
          </w:p>
        </w:tc>
        <w:tc>
          <w:tcPr>
            <w:tcW w:w="1705" w:type="dxa"/>
            <w:vAlign w:val="center"/>
          </w:tcPr>
          <w:p w14:paraId="441926E9">
            <w:pPr>
              <w:pStyle w:val="3"/>
              <w:widowControl/>
              <w:jc w:val="center"/>
              <w:rPr>
                <w:rFonts w:ascii="宋体" w:hAnsi="宋体" w:eastAsia="宋体" w:cs="宋体"/>
                <w:sz w:val="21"/>
                <w:szCs w:val="21"/>
              </w:rPr>
            </w:pPr>
            <w:r>
              <w:rPr>
                <w:rFonts w:hint="eastAsia" w:ascii="宋体" w:hAnsi="宋体" w:eastAsia="宋体" w:cs="宋体"/>
                <w:sz w:val="21"/>
                <w:szCs w:val="21"/>
              </w:rPr>
              <w:t>对“自我-积极”匹配的敏感性</w:t>
            </w:r>
          </w:p>
        </w:tc>
        <w:tc>
          <w:tcPr>
            <w:tcW w:w="1705" w:type="dxa"/>
            <w:vAlign w:val="center"/>
          </w:tcPr>
          <w:p w14:paraId="13F68FDD">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6B39D144">
        <w:tc>
          <w:tcPr>
            <w:tcW w:w="1704" w:type="dxa"/>
            <w:vAlign w:val="center"/>
          </w:tcPr>
          <w:p w14:paraId="2F76A210">
            <w:pPr>
              <w:pStyle w:val="3"/>
              <w:widowControl/>
              <w:jc w:val="center"/>
              <w:rPr>
                <w:rFonts w:ascii="宋体" w:hAnsi="宋体" w:eastAsia="宋体" w:cs="宋体"/>
                <w:sz w:val="21"/>
                <w:szCs w:val="21"/>
              </w:rPr>
            </w:pPr>
            <w:r>
              <w:rPr>
                <w:rFonts w:hint="eastAsia" w:ascii="宋体" w:hAnsi="宋体" w:eastAsia="宋体" w:cs="宋体"/>
                <w:sz w:val="21"/>
                <w:szCs w:val="21"/>
              </w:rPr>
              <w:t>moral_SRET_EW</w:t>
            </w:r>
          </w:p>
        </w:tc>
        <w:tc>
          <w:tcPr>
            <w:tcW w:w="1704" w:type="dxa"/>
            <w:vAlign w:val="center"/>
          </w:tcPr>
          <w:p w14:paraId="753400EC">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任务</w:t>
            </w:r>
          </w:p>
        </w:tc>
        <w:tc>
          <w:tcPr>
            <w:tcW w:w="1704" w:type="dxa"/>
            <w:vAlign w:val="center"/>
          </w:tcPr>
          <w:p w14:paraId="67145804">
            <w:pPr>
              <w:pStyle w:val="3"/>
              <w:widowControl/>
              <w:jc w:val="center"/>
              <w:rPr>
                <w:rFonts w:ascii="宋体" w:hAnsi="宋体" w:eastAsia="宋体" w:cs="宋体"/>
                <w:sz w:val="21"/>
                <w:szCs w:val="21"/>
              </w:rPr>
            </w:pPr>
            <w:r>
              <w:rPr>
                <w:rFonts w:hint="eastAsia" w:ascii="宋体" w:hAnsi="宋体" w:eastAsia="宋体" w:cs="宋体"/>
                <w:sz w:val="21"/>
                <w:szCs w:val="21"/>
              </w:rPr>
              <w:t>positive_self - negative_self（yes响应数量差值）</w:t>
            </w:r>
          </w:p>
        </w:tc>
        <w:tc>
          <w:tcPr>
            <w:tcW w:w="1705" w:type="dxa"/>
            <w:vAlign w:val="center"/>
          </w:tcPr>
          <w:p w14:paraId="12817C14">
            <w:pPr>
              <w:pStyle w:val="3"/>
              <w:widowControl/>
              <w:jc w:val="center"/>
              <w:rPr>
                <w:rFonts w:ascii="宋体" w:hAnsi="宋体" w:eastAsia="宋体" w:cs="宋体"/>
                <w:sz w:val="21"/>
                <w:szCs w:val="21"/>
              </w:rPr>
            </w:pPr>
            <w:r>
              <w:rPr>
                <w:rFonts w:hint="eastAsia" w:ascii="宋体" w:hAnsi="宋体" w:eastAsia="宋体" w:cs="宋体"/>
                <w:sz w:val="21"/>
                <w:szCs w:val="21"/>
              </w:rPr>
              <w:t>积极词更倾向归于自我</w:t>
            </w:r>
          </w:p>
        </w:tc>
        <w:tc>
          <w:tcPr>
            <w:tcW w:w="1705" w:type="dxa"/>
            <w:vAlign w:val="center"/>
          </w:tcPr>
          <w:p w14:paraId="0C81D0F4">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7752994E">
        <w:tc>
          <w:tcPr>
            <w:tcW w:w="1704" w:type="dxa"/>
            <w:vAlign w:val="center"/>
          </w:tcPr>
          <w:p w14:paraId="241E197D">
            <w:pPr>
              <w:pStyle w:val="3"/>
              <w:widowControl/>
              <w:jc w:val="center"/>
              <w:rPr>
                <w:rFonts w:ascii="宋体" w:hAnsi="宋体" w:eastAsia="宋体" w:cs="宋体"/>
                <w:sz w:val="21"/>
                <w:szCs w:val="21"/>
              </w:rPr>
            </w:pPr>
            <w:r>
              <w:rPr>
                <w:rFonts w:hint="eastAsia" w:ascii="宋体" w:hAnsi="宋体" w:eastAsia="宋体" w:cs="宋体"/>
                <w:sz w:val="21"/>
                <w:szCs w:val="21"/>
              </w:rPr>
              <w:t>ability_SRET_EW</w:t>
            </w:r>
          </w:p>
        </w:tc>
        <w:tc>
          <w:tcPr>
            <w:tcW w:w="1704" w:type="dxa"/>
            <w:vAlign w:val="center"/>
          </w:tcPr>
          <w:p w14:paraId="31C48696">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任务</w:t>
            </w:r>
          </w:p>
        </w:tc>
        <w:tc>
          <w:tcPr>
            <w:tcW w:w="1704" w:type="dxa"/>
            <w:vAlign w:val="center"/>
          </w:tcPr>
          <w:p w14:paraId="5B6BE87B">
            <w:pPr>
              <w:pStyle w:val="3"/>
              <w:widowControl/>
              <w:jc w:val="center"/>
              <w:rPr>
                <w:rFonts w:ascii="宋体" w:hAnsi="宋体" w:eastAsia="宋体" w:cs="宋体"/>
                <w:sz w:val="21"/>
                <w:szCs w:val="21"/>
              </w:rPr>
            </w:pPr>
            <w:r>
              <w:rPr>
                <w:rFonts w:hint="eastAsia" w:ascii="宋体" w:hAnsi="宋体" w:eastAsia="宋体" w:cs="宋体"/>
                <w:sz w:val="21"/>
                <w:szCs w:val="21"/>
              </w:rPr>
              <w:t>positive_self - negative_self（yes响应数量差值）</w:t>
            </w:r>
          </w:p>
        </w:tc>
        <w:tc>
          <w:tcPr>
            <w:tcW w:w="1705" w:type="dxa"/>
            <w:vAlign w:val="center"/>
          </w:tcPr>
          <w:p w14:paraId="55C2952B">
            <w:pPr>
              <w:pStyle w:val="3"/>
              <w:widowControl/>
              <w:jc w:val="center"/>
              <w:rPr>
                <w:rFonts w:ascii="宋体" w:hAnsi="宋体" w:eastAsia="宋体" w:cs="宋体"/>
                <w:sz w:val="21"/>
                <w:szCs w:val="21"/>
              </w:rPr>
            </w:pPr>
            <w:r>
              <w:rPr>
                <w:rFonts w:hint="eastAsia" w:ascii="宋体" w:hAnsi="宋体" w:eastAsia="宋体" w:cs="宋体"/>
                <w:sz w:val="21"/>
                <w:szCs w:val="21"/>
              </w:rPr>
              <w:t>积极词更倾向归于自我</w:t>
            </w:r>
          </w:p>
        </w:tc>
        <w:tc>
          <w:tcPr>
            <w:tcW w:w="1705" w:type="dxa"/>
            <w:vAlign w:val="center"/>
          </w:tcPr>
          <w:p w14:paraId="24E16E56">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66714008">
        <w:tc>
          <w:tcPr>
            <w:tcW w:w="1704" w:type="dxa"/>
            <w:vAlign w:val="center"/>
          </w:tcPr>
          <w:p w14:paraId="36D02ACA">
            <w:pPr>
              <w:pStyle w:val="3"/>
              <w:widowControl/>
              <w:jc w:val="center"/>
              <w:rPr>
                <w:rFonts w:ascii="宋体" w:hAnsi="宋体" w:eastAsia="宋体" w:cs="宋体"/>
                <w:sz w:val="21"/>
                <w:szCs w:val="21"/>
              </w:rPr>
            </w:pPr>
            <w:r>
              <w:rPr>
                <w:rFonts w:hint="eastAsia" w:ascii="宋体" w:hAnsi="宋体" w:eastAsia="宋体" w:cs="宋体"/>
                <w:sz w:val="21"/>
                <w:szCs w:val="21"/>
              </w:rPr>
              <w:t>moral_SRET_rt</w:t>
            </w:r>
          </w:p>
        </w:tc>
        <w:tc>
          <w:tcPr>
            <w:tcW w:w="1704" w:type="dxa"/>
            <w:vAlign w:val="center"/>
          </w:tcPr>
          <w:p w14:paraId="6B065EF9">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任务</w:t>
            </w:r>
          </w:p>
        </w:tc>
        <w:tc>
          <w:tcPr>
            <w:tcW w:w="1704" w:type="dxa"/>
            <w:vAlign w:val="center"/>
          </w:tcPr>
          <w:p w14:paraId="6E765D42">
            <w:pPr>
              <w:pStyle w:val="3"/>
              <w:widowControl/>
              <w:jc w:val="center"/>
              <w:rPr>
                <w:rFonts w:ascii="宋体" w:hAnsi="宋体" w:eastAsia="宋体" w:cs="宋体"/>
                <w:sz w:val="21"/>
                <w:szCs w:val="21"/>
              </w:rPr>
            </w:pPr>
            <w:r>
              <w:rPr>
                <w:rFonts w:hint="eastAsia" w:ascii="宋体" w:hAnsi="宋体" w:eastAsia="宋体" w:cs="宋体"/>
                <w:sz w:val="21"/>
                <w:szCs w:val="21"/>
              </w:rPr>
              <w:t>negative_self - positive_self（反应时差值）</w:t>
            </w:r>
          </w:p>
        </w:tc>
        <w:tc>
          <w:tcPr>
            <w:tcW w:w="1705" w:type="dxa"/>
            <w:vAlign w:val="center"/>
          </w:tcPr>
          <w:p w14:paraId="4DE48EE8">
            <w:pPr>
              <w:pStyle w:val="3"/>
              <w:widowControl/>
              <w:jc w:val="center"/>
              <w:rPr>
                <w:rFonts w:ascii="宋体" w:hAnsi="宋体" w:eastAsia="宋体" w:cs="宋体"/>
                <w:sz w:val="21"/>
                <w:szCs w:val="21"/>
              </w:rPr>
            </w:pPr>
            <w:r>
              <w:rPr>
                <w:rFonts w:hint="eastAsia" w:ascii="宋体" w:hAnsi="宋体" w:eastAsia="宋体" w:cs="宋体"/>
                <w:sz w:val="21"/>
                <w:szCs w:val="21"/>
              </w:rPr>
              <w:t>反应更快地接受积极词归于自我</w:t>
            </w:r>
          </w:p>
        </w:tc>
        <w:tc>
          <w:tcPr>
            <w:tcW w:w="1705" w:type="dxa"/>
            <w:vAlign w:val="center"/>
          </w:tcPr>
          <w:p w14:paraId="544B43B4">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7C6D84F3">
        <w:tc>
          <w:tcPr>
            <w:tcW w:w="1704" w:type="dxa"/>
            <w:vAlign w:val="center"/>
          </w:tcPr>
          <w:p w14:paraId="21B26579">
            <w:pPr>
              <w:pStyle w:val="3"/>
              <w:widowControl/>
              <w:jc w:val="center"/>
              <w:rPr>
                <w:rFonts w:ascii="宋体" w:hAnsi="宋体" w:eastAsia="宋体" w:cs="宋体"/>
                <w:sz w:val="21"/>
                <w:szCs w:val="21"/>
              </w:rPr>
            </w:pPr>
            <w:r>
              <w:rPr>
                <w:rFonts w:hint="eastAsia" w:ascii="宋体" w:hAnsi="宋体" w:eastAsia="宋体" w:cs="宋体"/>
                <w:sz w:val="21"/>
                <w:szCs w:val="21"/>
              </w:rPr>
              <w:t>ability_SRET_rt</w:t>
            </w:r>
          </w:p>
        </w:tc>
        <w:tc>
          <w:tcPr>
            <w:tcW w:w="1704" w:type="dxa"/>
            <w:vAlign w:val="center"/>
          </w:tcPr>
          <w:p w14:paraId="53EBA261">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任务</w:t>
            </w:r>
          </w:p>
        </w:tc>
        <w:tc>
          <w:tcPr>
            <w:tcW w:w="1704" w:type="dxa"/>
            <w:vAlign w:val="center"/>
          </w:tcPr>
          <w:p w14:paraId="11C151C3">
            <w:pPr>
              <w:pStyle w:val="3"/>
              <w:widowControl/>
              <w:jc w:val="center"/>
              <w:rPr>
                <w:rFonts w:ascii="宋体" w:hAnsi="宋体" w:eastAsia="宋体" w:cs="宋体"/>
                <w:sz w:val="21"/>
                <w:szCs w:val="21"/>
              </w:rPr>
            </w:pPr>
            <w:r>
              <w:rPr>
                <w:rFonts w:hint="eastAsia" w:ascii="宋体" w:hAnsi="宋体" w:eastAsia="宋体" w:cs="宋体"/>
                <w:sz w:val="21"/>
                <w:szCs w:val="21"/>
              </w:rPr>
              <w:t>negative_self - positive_self（反应时差值）</w:t>
            </w:r>
          </w:p>
        </w:tc>
        <w:tc>
          <w:tcPr>
            <w:tcW w:w="1705" w:type="dxa"/>
            <w:vAlign w:val="center"/>
          </w:tcPr>
          <w:p w14:paraId="406A563E">
            <w:pPr>
              <w:pStyle w:val="3"/>
              <w:widowControl/>
              <w:jc w:val="center"/>
              <w:rPr>
                <w:rFonts w:ascii="宋体" w:hAnsi="宋体" w:eastAsia="宋体" w:cs="宋体"/>
                <w:sz w:val="21"/>
                <w:szCs w:val="21"/>
              </w:rPr>
            </w:pPr>
            <w:r>
              <w:rPr>
                <w:rFonts w:hint="eastAsia" w:ascii="宋体" w:hAnsi="宋体" w:eastAsia="宋体" w:cs="宋体"/>
                <w:sz w:val="21"/>
                <w:szCs w:val="21"/>
              </w:rPr>
              <w:t>反应更快地接受积极词归于自我</w:t>
            </w:r>
          </w:p>
        </w:tc>
        <w:tc>
          <w:tcPr>
            <w:tcW w:w="1705" w:type="dxa"/>
            <w:vAlign w:val="center"/>
          </w:tcPr>
          <w:p w14:paraId="4A7B6F66">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28325207">
        <w:tc>
          <w:tcPr>
            <w:tcW w:w="1704" w:type="dxa"/>
            <w:vAlign w:val="center"/>
          </w:tcPr>
          <w:p w14:paraId="109269DF">
            <w:pPr>
              <w:pStyle w:val="3"/>
              <w:widowControl/>
              <w:jc w:val="center"/>
              <w:rPr>
                <w:rFonts w:ascii="宋体" w:hAnsi="宋体" w:eastAsia="宋体" w:cs="宋体"/>
                <w:sz w:val="21"/>
                <w:szCs w:val="21"/>
              </w:rPr>
            </w:pPr>
            <w:r>
              <w:rPr>
                <w:rFonts w:hint="eastAsia" w:ascii="宋体" w:hAnsi="宋体" w:eastAsia="宋体" w:cs="宋体"/>
                <w:sz w:val="21"/>
                <w:szCs w:val="21"/>
              </w:rPr>
              <w:t>moral_SRET_RJ1_d</w:t>
            </w:r>
          </w:p>
        </w:tc>
        <w:tc>
          <w:tcPr>
            <w:tcW w:w="1704" w:type="dxa"/>
            <w:vAlign w:val="center"/>
          </w:tcPr>
          <w:p w14:paraId="5BF452C5">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-新旧词判断任务</w:t>
            </w:r>
          </w:p>
        </w:tc>
        <w:tc>
          <w:tcPr>
            <w:tcW w:w="1704" w:type="dxa"/>
            <w:vAlign w:val="center"/>
          </w:tcPr>
          <w:p w14:paraId="471849B3">
            <w:pPr>
              <w:pStyle w:val="3"/>
              <w:widowControl/>
              <w:jc w:val="center"/>
              <w:rPr>
                <w:rFonts w:ascii="宋体" w:hAnsi="宋体" w:eastAsia="宋体" w:cs="宋体"/>
                <w:sz w:val="21"/>
                <w:szCs w:val="21"/>
              </w:rPr>
            </w:pPr>
            <w:r>
              <w:rPr>
                <w:rFonts w:hint="eastAsia" w:ascii="宋体" w:hAnsi="宋体" w:eastAsia="宋体" w:cs="宋体"/>
                <w:sz w:val="21"/>
                <w:szCs w:val="21"/>
              </w:rPr>
              <w:t>d prime= Z(hit) - Z(FA)，self - friend 差值</w:t>
            </w:r>
          </w:p>
        </w:tc>
        <w:tc>
          <w:tcPr>
            <w:tcW w:w="1705" w:type="dxa"/>
            <w:vAlign w:val="center"/>
          </w:tcPr>
          <w:p w14:paraId="09D034B8">
            <w:pPr>
              <w:pStyle w:val="3"/>
              <w:widowControl/>
              <w:jc w:val="center"/>
              <w:rPr>
                <w:rFonts w:ascii="宋体" w:hAnsi="宋体" w:eastAsia="宋体" w:cs="宋体"/>
                <w:sz w:val="21"/>
                <w:szCs w:val="21"/>
              </w:rPr>
            </w:pPr>
            <w:r>
              <w:rPr>
                <w:rFonts w:hint="eastAsia" w:ascii="宋体" w:hAnsi="宋体" w:eastAsia="宋体" w:cs="宋体"/>
                <w:sz w:val="21"/>
                <w:szCs w:val="21"/>
              </w:rPr>
              <w:t>判断“是否出现过”的敏感性，self为目标</w:t>
            </w:r>
          </w:p>
        </w:tc>
        <w:tc>
          <w:tcPr>
            <w:tcW w:w="1705" w:type="dxa"/>
            <w:vAlign w:val="center"/>
          </w:tcPr>
          <w:p w14:paraId="13831E69">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1A058D5D">
        <w:tc>
          <w:tcPr>
            <w:tcW w:w="1704" w:type="dxa"/>
            <w:vAlign w:val="center"/>
          </w:tcPr>
          <w:p w14:paraId="2D818CA5">
            <w:pPr>
              <w:pStyle w:val="3"/>
              <w:widowControl/>
              <w:jc w:val="center"/>
              <w:rPr>
                <w:rFonts w:ascii="宋体" w:hAnsi="宋体" w:eastAsia="宋体" w:cs="宋体"/>
                <w:sz w:val="21"/>
                <w:szCs w:val="21"/>
              </w:rPr>
            </w:pPr>
            <w:r>
              <w:rPr>
                <w:rFonts w:hint="eastAsia" w:ascii="宋体" w:hAnsi="宋体" w:eastAsia="宋体" w:cs="宋体"/>
                <w:sz w:val="21"/>
                <w:szCs w:val="21"/>
              </w:rPr>
              <w:t>ability_SRET_RJ1_d</w:t>
            </w:r>
          </w:p>
        </w:tc>
        <w:tc>
          <w:tcPr>
            <w:tcW w:w="1704" w:type="dxa"/>
            <w:vAlign w:val="center"/>
          </w:tcPr>
          <w:p w14:paraId="5DFD4EF6">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-新旧词判断任务</w:t>
            </w:r>
          </w:p>
        </w:tc>
        <w:tc>
          <w:tcPr>
            <w:tcW w:w="1704" w:type="dxa"/>
            <w:vAlign w:val="center"/>
          </w:tcPr>
          <w:p w14:paraId="59CB15F9">
            <w:pPr>
              <w:pStyle w:val="3"/>
              <w:widowControl/>
              <w:jc w:val="center"/>
              <w:rPr>
                <w:rFonts w:ascii="宋体" w:hAnsi="宋体" w:eastAsia="宋体" w:cs="宋体"/>
                <w:sz w:val="21"/>
                <w:szCs w:val="21"/>
              </w:rPr>
            </w:pPr>
            <w:r>
              <w:rPr>
                <w:rFonts w:hint="eastAsia" w:ascii="宋体" w:hAnsi="宋体" w:eastAsia="宋体" w:cs="宋体"/>
                <w:sz w:val="21"/>
                <w:szCs w:val="21"/>
              </w:rPr>
              <w:t>d prime= Z(hit) - Z(FA)，self - friend 差值</w:t>
            </w:r>
          </w:p>
        </w:tc>
        <w:tc>
          <w:tcPr>
            <w:tcW w:w="1705" w:type="dxa"/>
            <w:vAlign w:val="center"/>
          </w:tcPr>
          <w:p w14:paraId="5F16CCCB">
            <w:pPr>
              <w:pStyle w:val="3"/>
              <w:widowControl/>
              <w:jc w:val="center"/>
              <w:rPr>
                <w:rFonts w:ascii="宋体" w:hAnsi="宋体" w:eastAsia="宋体" w:cs="宋体"/>
                <w:sz w:val="21"/>
                <w:szCs w:val="21"/>
              </w:rPr>
            </w:pPr>
            <w:r>
              <w:rPr>
                <w:rFonts w:hint="eastAsia" w:ascii="宋体" w:hAnsi="宋体" w:eastAsia="宋体" w:cs="宋体"/>
                <w:sz w:val="21"/>
                <w:szCs w:val="21"/>
              </w:rPr>
              <w:t>判断“是否出现过”的敏感性，self为目标</w:t>
            </w:r>
          </w:p>
        </w:tc>
        <w:tc>
          <w:tcPr>
            <w:tcW w:w="1705" w:type="dxa"/>
            <w:vAlign w:val="center"/>
          </w:tcPr>
          <w:p w14:paraId="08BB71B3">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3F96B32E">
        <w:tc>
          <w:tcPr>
            <w:tcW w:w="1704" w:type="dxa"/>
            <w:vAlign w:val="center"/>
          </w:tcPr>
          <w:p w14:paraId="620CD823">
            <w:pPr>
              <w:pStyle w:val="3"/>
              <w:widowControl/>
              <w:jc w:val="center"/>
              <w:rPr>
                <w:rFonts w:ascii="宋体" w:hAnsi="宋体" w:eastAsia="宋体" w:cs="宋体"/>
                <w:sz w:val="21"/>
                <w:szCs w:val="21"/>
              </w:rPr>
            </w:pPr>
            <w:r>
              <w:rPr>
                <w:rFonts w:hint="eastAsia" w:ascii="宋体" w:hAnsi="宋体" w:eastAsia="宋体" w:cs="宋体"/>
                <w:sz w:val="21"/>
                <w:szCs w:val="21"/>
              </w:rPr>
              <w:t>moral_SRET_RJ2_d</w:t>
            </w:r>
          </w:p>
        </w:tc>
        <w:tc>
          <w:tcPr>
            <w:tcW w:w="1704" w:type="dxa"/>
            <w:vAlign w:val="center"/>
          </w:tcPr>
          <w:p w14:paraId="21CCAF20">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-来源记忆任务</w:t>
            </w:r>
          </w:p>
        </w:tc>
        <w:tc>
          <w:tcPr>
            <w:tcW w:w="1704" w:type="dxa"/>
            <w:vAlign w:val="center"/>
          </w:tcPr>
          <w:p w14:paraId="4467347E">
            <w:pPr>
              <w:pStyle w:val="3"/>
              <w:widowControl/>
              <w:jc w:val="center"/>
              <w:rPr>
                <w:rFonts w:ascii="宋体" w:hAnsi="宋体" w:eastAsia="宋体" w:cs="宋体"/>
                <w:sz w:val="21"/>
                <w:szCs w:val="21"/>
              </w:rPr>
            </w:pPr>
            <w:r>
              <w:rPr>
                <w:rFonts w:hint="eastAsia" w:ascii="宋体" w:hAnsi="宋体" w:eastAsia="宋体" w:cs="宋体"/>
                <w:sz w:val="21"/>
                <w:szCs w:val="21"/>
              </w:rPr>
              <w:t>d prime= Z(hit) - Z(FA)，self为信号、friend为噪音</w:t>
            </w:r>
          </w:p>
        </w:tc>
        <w:tc>
          <w:tcPr>
            <w:tcW w:w="1705" w:type="dxa"/>
            <w:vAlign w:val="center"/>
          </w:tcPr>
          <w:p w14:paraId="4655A5C2">
            <w:pPr>
              <w:pStyle w:val="3"/>
              <w:widowControl/>
              <w:jc w:val="center"/>
              <w:rPr>
                <w:rFonts w:ascii="宋体" w:hAnsi="宋体" w:eastAsia="宋体" w:cs="宋体"/>
                <w:sz w:val="21"/>
                <w:szCs w:val="21"/>
              </w:rPr>
            </w:pPr>
            <w:r>
              <w:rPr>
                <w:rFonts w:hint="eastAsia" w:ascii="宋体" w:hAnsi="宋体" w:eastAsia="宋体" w:cs="宋体"/>
                <w:sz w:val="21"/>
                <w:szCs w:val="21"/>
              </w:rPr>
              <w:t>判断“来源是否是自己”的能力</w:t>
            </w:r>
          </w:p>
        </w:tc>
        <w:tc>
          <w:tcPr>
            <w:tcW w:w="1705" w:type="dxa"/>
            <w:vAlign w:val="center"/>
          </w:tcPr>
          <w:p w14:paraId="5EC4D11A">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36E73996">
        <w:tc>
          <w:tcPr>
            <w:tcW w:w="1704" w:type="dxa"/>
            <w:vAlign w:val="center"/>
          </w:tcPr>
          <w:p w14:paraId="1364B24C">
            <w:pPr>
              <w:pStyle w:val="3"/>
              <w:widowControl/>
              <w:jc w:val="center"/>
              <w:rPr>
                <w:rFonts w:ascii="宋体" w:hAnsi="宋体" w:eastAsia="宋体" w:cs="宋体"/>
                <w:sz w:val="21"/>
                <w:szCs w:val="21"/>
              </w:rPr>
            </w:pPr>
            <w:r>
              <w:rPr>
                <w:rFonts w:hint="eastAsia" w:ascii="宋体" w:hAnsi="宋体" w:eastAsia="宋体" w:cs="宋体"/>
                <w:sz w:val="21"/>
                <w:szCs w:val="21"/>
              </w:rPr>
              <w:t>ability_SRET_RJ2_d</w:t>
            </w:r>
          </w:p>
        </w:tc>
        <w:tc>
          <w:tcPr>
            <w:tcW w:w="1704" w:type="dxa"/>
            <w:vAlign w:val="center"/>
          </w:tcPr>
          <w:p w14:paraId="1918C522">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-来源记忆任务</w:t>
            </w:r>
          </w:p>
        </w:tc>
        <w:tc>
          <w:tcPr>
            <w:tcW w:w="1704" w:type="dxa"/>
            <w:vAlign w:val="center"/>
          </w:tcPr>
          <w:p w14:paraId="664F73AE">
            <w:pPr>
              <w:pStyle w:val="3"/>
              <w:widowControl/>
              <w:jc w:val="center"/>
              <w:rPr>
                <w:rFonts w:ascii="宋体" w:hAnsi="宋体" w:eastAsia="宋体" w:cs="宋体"/>
                <w:sz w:val="21"/>
                <w:szCs w:val="21"/>
              </w:rPr>
            </w:pPr>
            <w:r>
              <w:rPr>
                <w:rFonts w:hint="eastAsia" w:ascii="宋体" w:hAnsi="宋体" w:eastAsia="宋体" w:cs="宋体"/>
                <w:sz w:val="21"/>
                <w:szCs w:val="21"/>
              </w:rPr>
              <w:t>d prime= Z(hit) - Z(FA)，self为信号、friend为噪音</w:t>
            </w:r>
          </w:p>
        </w:tc>
        <w:tc>
          <w:tcPr>
            <w:tcW w:w="1705" w:type="dxa"/>
            <w:vAlign w:val="center"/>
          </w:tcPr>
          <w:p w14:paraId="1115BB3F">
            <w:pPr>
              <w:pStyle w:val="3"/>
              <w:widowControl/>
              <w:jc w:val="center"/>
              <w:rPr>
                <w:rFonts w:ascii="宋体" w:hAnsi="宋体" w:eastAsia="宋体" w:cs="宋体"/>
                <w:sz w:val="21"/>
                <w:szCs w:val="21"/>
              </w:rPr>
            </w:pPr>
            <w:r>
              <w:rPr>
                <w:rFonts w:hint="eastAsia" w:ascii="宋体" w:hAnsi="宋体" w:eastAsia="宋体" w:cs="宋体"/>
                <w:sz w:val="21"/>
                <w:szCs w:val="21"/>
              </w:rPr>
              <w:t>判断“来源是否是自己”的能力</w:t>
            </w:r>
          </w:p>
        </w:tc>
        <w:tc>
          <w:tcPr>
            <w:tcW w:w="1705" w:type="dxa"/>
            <w:vAlign w:val="center"/>
          </w:tcPr>
          <w:p w14:paraId="09BD1BFC">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bl>
    <w:p w14:paraId="5F98FB51">
      <w:r>
        <w:rPr>
          <w:rFonts w:hint="eastAsia" w:ascii="SimHei" w:hAnsi="SimHei" w:eastAsia="SimHei" w:cs="SimHei"/>
          <w:sz w:val="30"/>
          <w:szCs w:val="30"/>
        </w:rPr>
        <w:t>结构层面：</w:t>
      </w:r>
    </w:p>
    <w:p w14:paraId="0AEE4BBD">
      <w:r>
        <w:rPr>
          <w:rFonts w:hint="eastAsia"/>
        </w:rPr>
        <w:t>一、</w:t>
      </w:r>
      <w:ins w:id="28" w:author="Hu Chuan-Peng" w:date="2025-08-22T11:24:00Z">
        <w:r>
          <w:rPr>
            <w:rFonts w:hint="eastAsia"/>
          </w:rPr>
          <w:t>基于问卷与</w:t>
        </w:r>
      </w:ins>
      <w:ins w:id="29" w:author="Hu Chuan-Peng" w:date="2025-08-22T11:25:00Z">
        <w:r>
          <w:rPr>
            <w:rFonts w:hint="eastAsia"/>
          </w:rPr>
          <w:t>行为任务</w:t>
        </w:r>
      </w:ins>
      <w:ins w:id="30" w:author="Hu Chuan-Peng" w:date="2025-08-22T11:24:00Z">
        <w:r>
          <w:rPr>
            <w:rFonts w:hint="eastAsia"/>
          </w:rPr>
          <w:t>指标的</w:t>
        </w:r>
      </w:ins>
      <w:r>
        <w:rPr>
          <w:rFonts w:hint="eastAsia"/>
        </w:rPr>
        <w:t>相关分析</w:t>
      </w:r>
    </w:p>
    <w:p w14:paraId="72DC480E">
      <w:r>
        <w:rPr>
          <w:rFonts w:hint="eastAsia"/>
        </w:rPr>
        <w:t>1.相关分析（自我报告数据、行为任务指标、自我报告数据与行为任务指标）</w:t>
      </w:r>
    </w:p>
    <w:p w14:paraId="07C53C59">
      <w:r>
        <w:rPr>
          <w:rFonts w:hint="eastAsia"/>
        </w:rPr>
        <w:t>（1）对提取到的所有总分进行相关分析</w:t>
      </w:r>
    </w:p>
    <w:p w14:paraId="34A8CE2B">
      <w:r>
        <w:t>为探究自评与认知任务指标之间的测量一致性，本研究计算了变量间的</w:t>
      </w:r>
      <w:r>
        <w:rPr>
          <w:highlight w:val="yellow"/>
        </w:rPr>
        <w:t>皮尔逊相关系数</w:t>
      </w:r>
      <w:r>
        <w:t>并使用</w:t>
      </w:r>
      <w:r>
        <w:rPr>
          <w:highlight w:val="yellow"/>
        </w:rPr>
        <w:t xml:space="preserve"> corrplot </w:t>
      </w:r>
      <w:r>
        <w:t>绘制相关热图。结果显示，</w:t>
      </w:r>
      <w:r>
        <w:rPr>
          <w:rFonts w:hint="eastAsia"/>
        </w:rPr>
        <w:t>自我报告</w:t>
      </w:r>
      <w:r>
        <w:t>变量之间相关较高，而行为任务之间及其与</w:t>
      </w:r>
      <w:r>
        <w:rPr>
          <w:rFonts w:hint="eastAsia"/>
        </w:rPr>
        <w:t>自我报告</w:t>
      </w:r>
      <w:r>
        <w:t>的相关性普遍较低，</w:t>
      </w:r>
      <w:r>
        <w:rPr>
          <w:u w:val="thick"/>
        </w:rPr>
        <w:t>提示显性与隐性测量结构存在分离</w:t>
      </w:r>
      <w:r>
        <w:rPr>
          <w:rFonts w:hint="eastAsia"/>
        </w:rPr>
        <w:t>。</w:t>
      </w:r>
    </w:p>
    <w:p w14:paraId="4AFA0510">
      <w:r>
        <w:rPr>
          <w:rFonts w:hint="eastAsia"/>
        </w:rPr>
        <w:drawing>
          <wp:inline distT="0" distB="0" distL="114300" distR="114300">
            <wp:extent cx="3340100" cy="2679065"/>
            <wp:effectExtent l="0" t="0" r="12700" b="13335"/>
            <wp:docPr id="2" name="图片 2" descr="截屏2025-08-02 19.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8-02 19.17.31"/>
                    <pic:cNvPicPr>
                      <a:picLocks noChangeAspect="1"/>
                    </pic:cNvPicPr>
                  </pic:nvPicPr>
                  <pic:blipFill>
                    <a:blip r:embed="rId6"/>
                    <a:stretch>
                      <a:fillRect/>
                    </a:stretch>
                  </pic:blipFill>
                  <pic:spPr>
                    <a:xfrm>
                      <a:off x="0" y="0"/>
                      <a:ext cx="3340100" cy="2679065"/>
                    </a:xfrm>
                    <a:prstGeom prst="rect">
                      <a:avLst/>
                    </a:prstGeom>
                  </pic:spPr>
                </pic:pic>
              </a:graphicData>
            </a:graphic>
          </wp:inline>
        </w:drawing>
      </w:r>
    </w:p>
    <w:p w14:paraId="74A10E8D"/>
    <w:p w14:paraId="61B82BF6">
      <w:pPr>
        <w:jc w:val="left"/>
      </w:pPr>
      <w:r>
        <w:rPr>
          <w:rFonts w:hint="eastAsia"/>
        </w:rPr>
        <w:t>（2）对问卷总分进行相关分析</w:t>
      </w:r>
    </w:p>
    <w:p w14:paraId="717B560E">
      <w:pPr>
        <w:jc w:val="left"/>
        <w:rPr>
          <w:u w:val="thick"/>
        </w:rPr>
      </w:pPr>
      <w:r>
        <w:t>为检验各自我报告变量之间的关系，计算了前16列变量</w:t>
      </w:r>
      <w:r>
        <w:rPr>
          <w:rFonts w:hint="eastAsia"/>
        </w:rPr>
        <w:t>（自我报告数据）</w:t>
      </w:r>
      <w:r>
        <w:t>的</w:t>
      </w:r>
      <w:r>
        <w:rPr>
          <w:highlight w:val="yellow"/>
        </w:rPr>
        <w:t>皮尔逊相关系数</w:t>
      </w:r>
      <w:r>
        <w:t>并绘制相关热图。结果显示，大部分</w:t>
      </w:r>
      <w:r>
        <w:rPr>
          <w:rFonts w:hint="eastAsia"/>
        </w:rPr>
        <w:t>指标</w:t>
      </w:r>
      <w:r>
        <w:t>间存在中等到较高的正相关，</w:t>
      </w:r>
      <w:r>
        <w:rPr>
          <w:u w:val="thick"/>
        </w:rPr>
        <w:t>反映出积极自我相关特质量表之间具有较强的一致性和结构耦合性。</w:t>
      </w:r>
    </w:p>
    <w:p w14:paraId="23A14130">
      <w:pPr>
        <w:jc w:val="left"/>
        <w:rPr>
          <w:u w:val="thick"/>
        </w:rPr>
      </w:pPr>
    </w:p>
    <w:p w14:paraId="7C4E89B4">
      <w:pPr>
        <w:rPr>
          <w:u w:val="thick"/>
        </w:rPr>
      </w:pPr>
      <w:r>
        <w:rPr>
          <w:rFonts w:hint="eastAsia"/>
        </w:rPr>
        <w:drawing>
          <wp:inline distT="0" distB="0" distL="114300" distR="114300">
            <wp:extent cx="3288030" cy="2719070"/>
            <wp:effectExtent l="0" t="0" r="13970" b="24130"/>
            <wp:docPr id="17" name="图片 17" descr="截屏2025-08-02 19.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8-02 19.18.25"/>
                    <pic:cNvPicPr>
                      <a:picLocks noChangeAspect="1"/>
                    </pic:cNvPicPr>
                  </pic:nvPicPr>
                  <pic:blipFill>
                    <a:blip r:embed="rId7"/>
                    <a:stretch>
                      <a:fillRect/>
                    </a:stretch>
                  </pic:blipFill>
                  <pic:spPr>
                    <a:xfrm>
                      <a:off x="0" y="0"/>
                      <a:ext cx="3288030" cy="2719070"/>
                    </a:xfrm>
                    <a:prstGeom prst="rect">
                      <a:avLst/>
                    </a:prstGeom>
                  </pic:spPr>
                </pic:pic>
              </a:graphicData>
            </a:graphic>
          </wp:inline>
        </w:drawing>
      </w:r>
    </w:p>
    <w:p w14:paraId="6C05B23A">
      <w:r>
        <w:rPr>
          <w:rFonts w:hint="eastAsia"/>
        </w:rPr>
        <w:t>（3）对行为任务进行相关分析</w:t>
      </w:r>
    </w:p>
    <w:p w14:paraId="3193543B">
      <w:pPr>
        <w:rPr>
          <w:u w:val="thick"/>
        </w:rPr>
      </w:pPr>
      <w:r>
        <w:t>为检验各行为任务指标之间的关系，计算了第 17 至 30 列变量</w:t>
      </w:r>
      <w:r>
        <w:rPr>
          <w:rFonts w:hint="eastAsia"/>
        </w:rPr>
        <w:t>（行为任务指标）</w:t>
      </w:r>
      <w:r>
        <w:t>的</w:t>
      </w:r>
      <w:r>
        <w:rPr>
          <w:highlight w:val="yellow"/>
        </w:rPr>
        <w:t>皮尔逊相关系数</w:t>
      </w:r>
      <w:r>
        <w:t>，并绘制相关热图。结果显示，不同任务间的相关性整体偏低，部分指标甚至呈现无关或负相关，表明行为任务在内部结构上较为分散，</w:t>
      </w:r>
      <w:r>
        <w:rPr>
          <w:u w:val="thick"/>
        </w:rPr>
        <w:t>可能反映了不同的认知加工机制或任务特异性较强。</w:t>
      </w:r>
    </w:p>
    <w:p w14:paraId="7C132A54">
      <w:pPr>
        <w:ind w:firstLine="428"/>
      </w:pPr>
    </w:p>
    <w:p w14:paraId="064BE2FD">
      <w:r>
        <w:drawing>
          <wp:inline distT="0" distB="0" distL="114300" distR="114300">
            <wp:extent cx="3543935" cy="2988945"/>
            <wp:effectExtent l="0" t="0" r="12065" b="8255"/>
            <wp:docPr id="18" name="图片 18" descr="截屏2025-08-02 19.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5-08-02 19.19.06"/>
                    <pic:cNvPicPr>
                      <a:picLocks noChangeAspect="1"/>
                    </pic:cNvPicPr>
                  </pic:nvPicPr>
                  <pic:blipFill>
                    <a:blip r:embed="rId8"/>
                    <a:stretch>
                      <a:fillRect/>
                    </a:stretch>
                  </pic:blipFill>
                  <pic:spPr>
                    <a:xfrm>
                      <a:off x="0" y="0"/>
                      <a:ext cx="3543935" cy="2988945"/>
                    </a:xfrm>
                    <a:prstGeom prst="rect">
                      <a:avLst/>
                    </a:prstGeom>
                  </pic:spPr>
                </pic:pic>
              </a:graphicData>
            </a:graphic>
          </wp:inline>
        </w:drawing>
      </w:r>
    </w:p>
    <w:p w14:paraId="284FAACD"/>
    <w:p w14:paraId="1358385E"/>
    <w:p w14:paraId="3A7722F9"/>
    <w:p w14:paraId="07858679"/>
    <w:p w14:paraId="28848588"/>
    <w:p w14:paraId="7F03875F">
      <w:pPr>
        <w:numPr>
          <w:ilvl w:val="0"/>
          <w:numId w:val="4"/>
        </w:numPr>
      </w:pPr>
      <w:r>
        <w:rPr>
          <w:rFonts w:hint="eastAsia"/>
        </w:rPr>
        <w:t>网络分析（各问卷测量总分与行为任务指标）</w:t>
      </w:r>
    </w:p>
    <w:p w14:paraId="456D46F7">
      <w:pPr>
        <w:rPr>
          <w:u w:val="thick"/>
        </w:rPr>
      </w:pPr>
      <w:r>
        <w:t>为检验自我报告</w:t>
      </w:r>
      <w:r>
        <w:rPr>
          <w:rFonts w:hint="eastAsia"/>
        </w:rPr>
        <w:t>数据</w:t>
      </w:r>
      <w:r>
        <w:t>与行为任务</w:t>
      </w:r>
      <w:r>
        <w:rPr>
          <w:rFonts w:hint="eastAsia"/>
        </w:rPr>
        <w:t>指标</w:t>
      </w:r>
      <w:r>
        <w:t>变量的结构联结模式，分别对两类变量进行了</w:t>
      </w:r>
      <w:commentRangeStart w:id="6"/>
      <w:r>
        <w:rPr>
          <w:highlight w:val="yellow"/>
        </w:rPr>
        <w:t>网络分析（EGA, model = “glasso”）</w:t>
      </w:r>
      <w:r>
        <w:t>。</w:t>
      </w:r>
      <w:commentRangeEnd w:id="6"/>
      <w:r>
        <w:rPr>
          <w:rStyle w:val="8"/>
        </w:rPr>
        <w:commentReference w:id="6"/>
      </w:r>
      <w:r>
        <w:t>结果显示，</w:t>
      </w:r>
      <w:r>
        <w:rPr>
          <w:u w:val="thick"/>
        </w:rPr>
        <w:t>两组变量在图结构上各自形成相对独立的子网络，节点之间的连接主要集中在各自组内，表明自我报告与行为任务之间在结构层面呈现出明显的分离状态。</w:t>
      </w:r>
    </w:p>
    <w:p w14:paraId="0C484A86"/>
    <w:p w14:paraId="4C5FB385">
      <w:r>
        <w:drawing>
          <wp:inline distT="0" distB="0" distL="114300" distR="114300">
            <wp:extent cx="3598545" cy="2147570"/>
            <wp:effectExtent l="0" t="0" r="8255" b="11430"/>
            <wp:docPr id="11" name="图片 11" descr="截屏2025-07-10 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7-10 14.26.51"/>
                    <pic:cNvPicPr>
                      <a:picLocks noChangeAspect="1"/>
                    </pic:cNvPicPr>
                  </pic:nvPicPr>
                  <pic:blipFill>
                    <a:blip r:embed="rId9"/>
                    <a:stretch>
                      <a:fillRect/>
                    </a:stretch>
                  </pic:blipFill>
                  <pic:spPr>
                    <a:xfrm>
                      <a:off x="0" y="0"/>
                      <a:ext cx="3598545" cy="2147570"/>
                    </a:xfrm>
                    <a:prstGeom prst="rect">
                      <a:avLst/>
                    </a:prstGeom>
                  </pic:spPr>
                </pic:pic>
              </a:graphicData>
            </a:graphic>
          </wp:inline>
        </w:drawing>
      </w:r>
    </w:p>
    <w:p w14:paraId="0E76E20A"/>
    <w:p w14:paraId="01CA629E">
      <w:r>
        <w:rPr>
          <w:rFonts w:hint="eastAsia"/>
        </w:rPr>
        <w:t>3.</w:t>
      </w:r>
      <w:r>
        <w:t>B</w:t>
      </w:r>
      <w:r>
        <w:rPr>
          <w:rFonts w:hint="eastAsia"/>
        </w:rPr>
        <w:t>ifactor模型分析</w:t>
      </w:r>
    </w:p>
    <w:p w14:paraId="4C35F7BA">
      <w:r>
        <w:t>在进一步检验积极自我认知结构的潜在共性时，我们构建了包含通用因子（general factor）与多个特异因子（specific factors）的双因子（bifactor）模型。拟合结果显示，模型的 RMSEA = 0.049 与 SRMR = 0.069，均处于可接受甚至理想范围，表明残差结构尚可；但 CFI = 0.735 与 TLI = 0.728 明显低于理想拟合标准（通常要求 &gt; 0.90），提示该模型在整体结构拟合方面存在偏差。</w:t>
      </w:r>
    </w:p>
    <w:p w14:paraId="4D6D7A7B">
      <w:pPr>
        <w:rPr>
          <w:u w:val="single"/>
        </w:rPr>
      </w:pPr>
      <w:r>
        <w:rPr>
          <w:u w:val="single"/>
        </w:rPr>
        <w:t>模型结果</w:t>
      </w:r>
      <w:r>
        <w:rPr>
          <w:rFonts w:hint="eastAsia"/>
          <w:u w:val="single"/>
        </w:rPr>
        <w:t>显示</w:t>
      </w:r>
      <w:r>
        <w:rPr>
          <w:u w:val="single"/>
        </w:rPr>
        <w:t>，尽管我们设定了一个统摄全部测量指标的</w:t>
      </w:r>
      <w:r>
        <w:rPr>
          <w:rFonts w:hint="eastAsia"/>
          <w:u w:val="single"/>
        </w:rPr>
        <w:t>共同</w:t>
      </w:r>
      <w:r>
        <w:rPr>
          <w:u w:val="single"/>
        </w:rPr>
        <w:t>因子（I），但其解释力相对有限，模型更倾向于表现为由多个特异因子主导的多维结构。</w:t>
      </w:r>
    </w:p>
    <w:p w14:paraId="7C009E57">
      <w:commentRangeStart w:id="7"/>
      <w:r>
        <w:drawing>
          <wp:inline distT="0" distB="0" distL="114300" distR="114300">
            <wp:extent cx="5268595" cy="2940050"/>
            <wp:effectExtent l="0" t="0" r="14605" b="6350"/>
            <wp:docPr id="3" name="图片 3" descr="截屏2025-08-07 17.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8-07 17.24.46"/>
                    <pic:cNvPicPr>
                      <a:picLocks noChangeAspect="1"/>
                    </pic:cNvPicPr>
                  </pic:nvPicPr>
                  <pic:blipFill>
                    <a:blip r:embed="rId10"/>
                    <a:stretch>
                      <a:fillRect/>
                    </a:stretch>
                  </pic:blipFill>
                  <pic:spPr>
                    <a:xfrm>
                      <a:off x="0" y="0"/>
                      <a:ext cx="5268595" cy="2940050"/>
                    </a:xfrm>
                    <a:prstGeom prst="rect">
                      <a:avLst/>
                    </a:prstGeom>
                  </pic:spPr>
                </pic:pic>
              </a:graphicData>
            </a:graphic>
          </wp:inline>
        </w:drawing>
      </w:r>
      <w:commentRangeEnd w:id="7"/>
      <w:r>
        <w:rPr>
          <w:rStyle w:val="8"/>
        </w:rPr>
        <w:commentReference w:id="7"/>
      </w:r>
    </w:p>
    <w:p w14:paraId="60B6AA94">
      <w:pPr>
        <w:rPr>
          <w:ins w:id="31" w:author="Hu Chuan-Peng" w:date="2025-08-22T11:24:00Z"/>
        </w:rPr>
      </w:pPr>
    </w:p>
    <w:p w14:paraId="3EC771C2">
      <w:pPr>
        <w:rPr>
          <w:rFonts w:hint="eastAsia"/>
        </w:rPr>
      </w:pPr>
      <w:r>
        <w:rPr>
          <w:rFonts w:hint="eastAsia"/>
        </w:rPr>
        <w:t>二、</w:t>
      </w:r>
      <w:del w:id="32" w:author="Hu Chuan-Peng" w:date="2025-08-22T11:25:00Z">
        <w:r>
          <w:rPr>
            <w:rFonts w:hint="eastAsia"/>
          </w:rPr>
          <w:delText>降维与</w:delText>
        </w:r>
      </w:del>
      <w:r>
        <w:rPr>
          <w:rFonts w:hint="eastAsia"/>
        </w:rPr>
        <w:t>条目筛选</w:t>
      </w:r>
      <w:ins w:id="33" w:author="Hu Chuan-Peng" w:date="2025-08-22T11:25:00Z">
        <w:r>
          <w:rPr>
            <w:rFonts w:hint="eastAsia"/>
          </w:rPr>
          <w:t>与降维</w:t>
        </w:r>
      </w:ins>
    </w:p>
    <w:p w14:paraId="0463E696">
      <w:r>
        <w:rPr>
          <w:rFonts w:hint="eastAsia"/>
        </w:rPr>
        <w:t>1.</w:t>
      </w:r>
      <w:r>
        <w:t>EGA</w:t>
      </w:r>
      <w:r>
        <w:rPr>
          <w:rFonts w:hint="eastAsia"/>
        </w:rPr>
        <w:t>分析（筛选后保留142条目，模型自动提取7个社群）</w:t>
      </w:r>
    </w:p>
    <w:p w14:paraId="6156B2A1">
      <w:pPr>
        <w:ind w:firstLine="420" w:firstLineChars="200"/>
        <w:rPr>
          <w:ins w:id="34" w:author="Hu Chuan-Peng" w:date="2025-08-22T11:25:00Z"/>
          <w:highlight w:val="yellow"/>
        </w:rPr>
      </w:pPr>
      <w:ins w:id="35" w:author="Hu Chuan-Peng" w:date="2025-08-22T11:25:00Z">
        <w:r>
          <w:rPr>
            <w:rFonts w:hint="eastAsia"/>
            <w:highlight w:val="yellow"/>
          </w:rPr>
          <w:t>软件包：</w:t>
        </w:r>
      </w:ins>
    </w:p>
    <w:p w14:paraId="684F3128">
      <w:pPr>
        <w:ind w:firstLine="420" w:firstLineChars="200"/>
        <w:rPr>
          <w:ins w:id="36" w:author="Hu Chuan-Peng" w:date="2025-08-22T11:25:00Z"/>
          <w:highlight w:val="yellow"/>
        </w:rPr>
      </w:pPr>
      <w:ins w:id="37" w:author="Hu Chuan-Peng" w:date="2025-08-22T11:25:00Z">
        <w:r>
          <w:rPr>
            <w:rFonts w:hint="eastAsia"/>
            <w:highlight w:val="yellow"/>
          </w:rPr>
          <w:t>步骤：</w:t>
        </w:r>
      </w:ins>
    </w:p>
    <w:p w14:paraId="730D7924">
      <w:pPr>
        <w:ind w:firstLine="420" w:firstLineChars="200"/>
        <w:rPr>
          <w:ins w:id="38" w:author="Hu Chuan-Peng" w:date="2025-08-22T11:25:00Z"/>
          <w:rFonts w:hint="eastAsia"/>
          <w:highlight w:val="yellow"/>
        </w:rPr>
      </w:pPr>
      <w:ins w:id="39" w:author="Hu Chuan-Peng" w:date="2025-08-22T11:25:00Z">
        <w:r>
          <w:rPr>
            <w:rFonts w:hint="eastAsia"/>
            <w:highlight w:val="yellow"/>
          </w:rPr>
          <w:t>相关参考文献：</w:t>
        </w:r>
      </w:ins>
    </w:p>
    <w:p w14:paraId="0791CA6F">
      <w:pPr>
        <w:ind w:firstLine="420" w:firstLineChars="200"/>
      </w:pPr>
      <w:r>
        <w:rPr>
          <w:highlight w:val="yellow"/>
        </w:rPr>
        <w:t>EGA</w:t>
      </w:r>
      <w:r>
        <w:rPr>
          <w:rFonts w:hint="eastAsia"/>
        </w:rPr>
        <w:t>分析先做冗余剔除与网络分群，再在结构框架内保留稳定条目。最终保留约 132 个自报条目与 10 个行为指标。</w:t>
      </w:r>
    </w:p>
    <w:p w14:paraId="7F0FB1CD">
      <w:pPr>
        <w:ind w:firstLine="420" w:firstLineChars="200"/>
      </w:pPr>
      <w:r>
        <w:t>基于经冗余剔除后的标准化数据（n = 142项指标）采用图形估计法（EGA）进行维度结构探索，使用</w:t>
      </w:r>
      <w:r>
        <w:rPr>
          <w:highlight w:val="yellow"/>
        </w:rPr>
        <w:t>GLASSO模型结合Walktrap算法</w:t>
      </w:r>
      <w:r>
        <w:t>识别潜在社区结构。结果显示，指标间存在丰富的连接（142条节点，1427条边，边密度为0.143），</w:t>
      </w:r>
      <w:r>
        <w:rPr>
          <w:rFonts w:hint="eastAsia"/>
        </w:rPr>
        <w:t>根据条目的聚合，可以初步</w:t>
      </w:r>
      <w:r>
        <w:t>划分</w:t>
      </w:r>
      <w:r>
        <w:rPr>
          <w:rFonts w:hint="eastAsia"/>
        </w:rPr>
        <w:t>为</w:t>
      </w:r>
      <w:r>
        <w:rPr>
          <w:highlight w:val="yellow"/>
        </w:rPr>
        <w:t>自我清晰度、认知风格、社会支持、自我监控、核心自我概</w:t>
      </w:r>
      <w:r>
        <w:rPr>
          <w:rFonts w:hint="eastAsia"/>
          <w:highlight w:val="yellow"/>
        </w:rPr>
        <w:t>等</w:t>
      </w:r>
      <w:r>
        <w:t>七个稳定的社区。</w:t>
      </w:r>
    </w:p>
    <w:p w14:paraId="18250F7E">
      <w:pPr>
        <w:ind w:firstLine="420" w:firstLineChars="200"/>
      </w:pPr>
      <w:r>
        <w:t>利用</w:t>
      </w:r>
      <w:r>
        <w:rPr>
          <w:highlight w:val="yellow"/>
        </w:rPr>
        <w:t>Bootstrap EGA进行500</w:t>
      </w:r>
      <w:r>
        <w:t>次重采样验证社区划分的稳定性。维度稳定性分析显示，七个社区的结构一致性差异明显，其中</w:t>
      </w:r>
      <w:r>
        <w:rPr>
          <w:rFonts w:hint="eastAsia"/>
        </w:rPr>
        <w:t>2个</w:t>
      </w:r>
      <w:r>
        <w:t>社区的结构稳定性较高（结构一致性分别为0.904和0.952），表明这两个社区的维度划分高度稳健。</w:t>
      </w:r>
      <w:r>
        <w:rPr>
          <w:rFonts w:hint="eastAsia"/>
        </w:rPr>
        <w:t>4个</w:t>
      </w:r>
      <w:r>
        <w:t>社区的结构一致性中等（0.484至0.722之间），</w:t>
      </w:r>
      <w:r>
        <w:rPr>
          <w:rFonts w:hint="eastAsia"/>
        </w:rPr>
        <w:t>1个</w:t>
      </w:r>
      <w:r>
        <w:t>社区稳定性较低（0.278），提示该维度可能存在结构不确定性。</w:t>
      </w:r>
    </w:p>
    <w:p w14:paraId="60D01E93">
      <w:pPr>
        <w:ind w:firstLine="420" w:firstLineChars="200"/>
        <w:rPr>
          <w:highlight w:val="yellow"/>
          <w:u w:val="single"/>
        </w:rPr>
      </w:pPr>
      <w:r>
        <w:rPr>
          <w:rFonts w:hint="eastAsia"/>
          <w:u w:val="single"/>
        </w:rPr>
        <w:t>总的来说，分析揭示了积极自我认知测量变量的多维结构特性，以及两类测量在统计结构上的差异性。具体来看，自我报告条目高度聚合于同一社区，而行为任务指标则分布较为分散，社区划分不够明确。社区划分结果与理论预期基本吻合，支持显性测量与隐性测量在结构上呈现显著分离。</w:t>
      </w:r>
    </w:p>
    <w:p w14:paraId="2B31EA62">
      <w:r>
        <w:drawing>
          <wp:inline distT="0" distB="0" distL="114300" distR="114300">
            <wp:extent cx="4006850" cy="2120265"/>
            <wp:effectExtent l="0" t="0" r="635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006850" cy="2120265"/>
                    </a:xfrm>
                    <a:prstGeom prst="rect">
                      <a:avLst/>
                    </a:prstGeom>
                    <a:noFill/>
                    <a:ln>
                      <a:noFill/>
                    </a:ln>
                  </pic:spPr>
                </pic:pic>
              </a:graphicData>
            </a:graphic>
          </wp:inline>
        </w:drawing>
      </w:r>
    </w:p>
    <w:p w14:paraId="34F98A8B"/>
    <w:p w14:paraId="6444C146"/>
    <w:p w14:paraId="3CB77EE9"/>
    <w:p w14:paraId="668C7A5F">
      <w:r>
        <w:rPr>
          <w:rFonts w:hint="eastAsia"/>
        </w:rPr>
        <w:t>2.随机数据集共性分析（筛选后保留140条目，提取8个公因子）</w:t>
      </w:r>
    </w:p>
    <w:p w14:paraId="6347208B">
      <w:pPr>
        <w:ind w:firstLine="420" w:firstLineChars="200"/>
        <w:rPr>
          <w:ins w:id="40" w:author="Hu Chuan-Peng" w:date="2025-08-22T11:26:00Z"/>
          <w:highlight w:val="yellow"/>
        </w:rPr>
      </w:pPr>
      <w:ins w:id="41" w:author="Hu Chuan-Peng" w:date="2025-08-22T11:26:00Z">
        <w:r>
          <w:rPr>
            <w:rFonts w:hint="eastAsia"/>
            <w:highlight w:val="yellow"/>
          </w:rPr>
          <w:t>软件包：</w:t>
        </w:r>
      </w:ins>
    </w:p>
    <w:p w14:paraId="3AB84DBD">
      <w:pPr>
        <w:ind w:firstLine="420" w:firstLineChars="200"/>
        <w:rPr>
          <w:ins w:id="42" w:author="Hu Chuan-Peng" w:date="2025-08-22T11:26:00Z"/>
          <w:highlight w:val="yellow"/>
        </w:rPr>
      </w:pPr>
      <w:ins w:id="43" w:author="Hu Chuan-Peng" w:date="2025-08-22T11:26:00Z">
        <w:r>
          <w:rPr>
            <w:rFonts w:hint="eastAsia"/>
            <w:highlight w:val="yellow"/>
          </w:rPr>
          <w:t>步骤：</w:t>
        </w:r>
      </w:ins>
    </w:p>
    <w:p w14:paraId="4B8B0BF3">
      <w:pPr>
        <w:ind w:firstLine="420" w:firstLineChars="200"/>
        <w:rPr>
          <w:ins w:id="44" w:author="Hu Chuan-Peng" w:date="2025-08-22T11:26:00Z"/>
          <w:rFonts w:hint="eastAsia"/>
          <w:highlight w:val="yellow"/>
        </w:rPr>
      </w:pPr>
      <w:ins w:id="45" w:author="Hu Chuan-Peng" w:date="2025-08-22T11:26:00Z">
        <w:r>
          <w:rPr>
            <w:rFonts w:hint="eastAsia"/>
            <w:highlight w:val="yellow"/>
          </w:rPr>
          <w:t>相关参考文献：</w:t>
        </w:r>
      </w:ins>
    </w:p>
    <w:p w14:paraId="363F8486">
      <w:pPr>
        <w:ind w:firstLine="420" w:firstLineChars="200"/>
      </w:pPr>
      <w:r>
        <w:rPr>
          <w:rFonts w:hint="eastAsia"/>
        </w:rPr>
        <w:t>为</w:t>
      </w:r>
      <w:r>
        <w:t>排除结构不明确或解释力较弱的变量</w:t>
      </w:r>
      <w:r>
        <w:rPr>
          <w:rFonts w:hint="eastAsia"/>
        </w:rPr>
        <w:t>，</w:t>
      </w:r>
      <w:r>
        <w:t>采用</w:t>
      </w:r>
      <w:r>
        <w:rPr>
          <w:highlight w:val="yellow"/>
        </w:rPr>
        <w:t>条目共性与随机基线比较法</w:t>
      </w:r>
      <w:r>
        <w:t>对原始条目进行筛选。具体地，通过计算每个条目在真实数据下的共性，并与相同结构的随机数据中该条目的共性分布进行比较，仅保留共性高于随机分布</w:t>
      </w:r>
      <w:r>
        <w:rPr>
          <w:highlight w:val="yellow"/>
        </w:rPr>
        <w:t>95%分位</w:t>
      </w:r>
      <w:r>
        <w:t>的条目</w:t>
      </w:r>
      <w:r>
        <w:rPr>
          <w:rFonts w:hint="eastAsia"/>
        </w:rPr>
        <w:t>（即在结构贡献上显著强于随机性的条目）。</w:t>
      </w:r>
    </w:p>
    <w:p w14:paraId="3DCBE5BE">
      <w:pPr>
        <w:ind w:firstLine="420" w:firstLineChars="200"/>
      </w:pPr>
      <w:r>
        <w:t xml:space="preserve">最终保留了 </w:t>
      </w:r>
      <w:r>
        <w:rPr>
          <w:highlight w:val="yellow"/>
        </w:rPr>
        <w:t>140</w:t>
      </w:r>
      <w:r>
        <w:t xml:space="preserve"> 个结构贡献显著的条目。随后，使用</w:t>
      </w:r>
      <w:r>
        <w:rPr>
          <w:highlight w:val="yellow"/>
        </w:rPr>
        <w:t>平行分析、MAP检验与BIC</w:t>
      </w:r>
      <w:r>
        <w:t>等方法综合判断因子数，结果显示建议因子数在</w:t>
      </w:r>
      <w:r>
        <w:rPr>
          <w:highlight w:val="yellow"/>
        </w:rPr>
        <w:t>8</w:t>
      </w:r>
      <w:r>
        <w:rPr>
          <w:rFonts w:hint="eastAsia"/>
          <w:highlight w:val="yellow"/>
        </w:rPr>
        <w:t>～</w:t>
      </w:r>
      <w:r>
        <w:rPr>
          <w:highlight w:val="yellow"/>
        </w:rPr>
        <w:t>11之</w:t>
      </w:r>
      <w:r>
        <w:t>间。综合结构简洁性与模型拟合指标，</w:t>
      </w:r>
      <w:r>
        <w:rPr>
          <w:highlight w:val="yellow"/>
        </w:rPr>
        <w:t>最终提取8个因子</w:t>
      </w:r>
      <w:r>
        <w:t>，</w:t>
      </w:r>
      <w:r>
        <w:rPr>
          <w:highlight w:val="yellow"/>
        </w:rPr>
        <w:t>采用最小残差法（minres）与oblimin斜交旋转进行EFA分析</w:t>
      </w:r>
      <w:r>
        <w:t>。结果显示大多数条目在某一因子上具有清晰主加载，结构聚合良好</w:t>
      </w:r>
      <w:r>
        <w:rPr>
          <w:rFonts w:hint="eastAsia"/>
        </w:rPr>
        <w:t>。</w:t>
      </w:r>
    </w:p>
    <w:p w14:paraId="5239746D"/>
    <w:p w14:paraId="0134619A">
      <w:pPr>
        <w:rPr>
          <w:b/>
          <w:bCs/>
        </w:rPr>
      </w:pPr>
      <w:r>
        <w:rPr>
          <w:rFonts w:hint="eastAsia"/>
          <w:b/>
          <w:bCs/>
        </w:rPr>
        <w:t>（同样作为条目筛选的方法，</w:t>
      </w:r>
      <w:r>
        <w:rPr>
          <w:b/>
          <w:bCs/>
        </w:rPr>
        <w:t>EGA</w:t>
      </w:r>
      <w:r>
        <w:rPr>
          <w:rFonts w:hint="eastAsia"/>
          <w:b/>
          <w:bCs/>
        </w:rPr>
        <w:t>自动将输入的数据进行冗余条目的剔除，剔除后自动将剩余的条目与指标进行“社群”的划分，并且就筛选结果来看，最大程度上的保留了行为任务指标，同时可以进行社区稳定性和条目稳定性的检验，并对生成的社群进行命名；而另一种方法则是通过生成的随机数据的共性作为引入的“黄金标准”来筛选，再将筛选后的数据通过</w:t>
      </w:r>
      <w:r>
        <w:rPr>
          <w:b/>
          <w:bCs/>
        </w:rPr>
        <w:t>EFA</w:t>
      </w:r>
      <w:r>
        <w:rPr>
          <w:rFonts w:hint="eastAsia"/>
          <w:b/>
          <w:bCs/>
        </w:rPr>
        <w:t>来提取公因子。两者作用相似，</w:t>
      </w:r>
      <w:r>
        <w:rPr>
          <w:rFonts w:hint="eastAsia"/>
          <w:b/>
          <w:bCs/>
          <w:highlight w:val="yellow"/>
        </w:rPr>
        <w:t>保留其一即可</w:t>
      </w:r>
      <w:r>
        <w:rPr>
          <w:rFonts w:hint="eastAsia"/>
          <w:b/>
          <w:bCs/>
        </w:rPr>
        <w:t>。）</w:t>
      </w:r>
    </w:p>
    <w:p w14:paraId="519108EA">
      <w:r>
        <w:drawing>
          <wp:inline distT="0" distB="0" distL="114300" distR="114300">
            <wp:extent cx="5273675" cy="3446780"/>
            <wp:effectExtent l="0" t="0" r="9525" b="7620"/>
            <wp:docPr id="5" name="图片 5" descr="截屏2025-07-11 1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7-11 19.39.17"/>
                    <pic:cNvPicPr>
                      <a:picLocks noChangeAspect="1"/>
                    </pic:cNvPicPr>
                  </pic:nvPicPr>
                  <pic:blipFill>
                    <a:blip r:embed="rId12"/>
                    <a:stretch>
                      <a:fillRect/>
                    </a:stretch>
                  </pic:blipFill>
                  <pic:spPr>
                    <a:xfrm>
                      <a:off x="0" y="0"/>
                      <a:ext cx="5273675" cy="3446780"/>
                    </a:xfrm>
                    <a:prstGeom prst="rect">
                      <a:avLst/>
                    </a:prstGeom>
                  </pic:spPr>
                </pic:pic>
              </a:graphicData>
            </a:graphic>
          </wp:inline>
        </w:drawing>
      </w:r>
    </w:p>
    <w:p w14:paraId="440FED26"/>
    <w:p w14:paraId="32099E93">
      <w:r>
        <w:rPr>
          <w:rFonts w:hint="eastAsia" w:ascii="SimHei" w:hAnsi="SimHei" w:eastAsia="SimHei" w:cs="SimHei"/>
          <w:sz w:val="30"/>
          <w:szCs w:val="30"/>
        </w:rPr>
        <w:t>功能层面：</w:t>
      </w:r>
    </w:p>
    <w:p w14:paraId="36154A17">
      <w:r>
        <w:rPr>
          <w:rFonts w:hint="eastAsia"/>
        </w:rPr>
        <w:t>三、</w:t>
      </w:r>
      <w:commentRangeStart w:id="8"/>
      <w:r>
        <w:rPr>
          <w:rFonts w:hint="eastAsia"/>
        </w:rPr>
        <w:t>预测分析</w:t>
      </w:r>
      <w:commentRangeEnd w:id="8"/>
      <w:r>
        <w:rPr>
          <w:rStyle w:val="8"/>
        </w:rPr>
        <w:commentReference w:id="8"/>
      </w:r>
      <w:r>
        <w:rPr>
          <w:rFonts w:hint="eastAsia"/>
        </w:rPr>
        <w:t>（</w:t>
      </w:r>
      <w:r>
        <w:rPr>
          <w:rFonts w:hint="eastAsia"/>
          <w:b/>
          <w:bCs/>
        </w:rPr>
        <w:t>可以选择上一步骤中一个筛选方法的结果作为预测分析的数据</w:t>
      </w:r>
      <w:r>
        <w:rPr>
          <w:rFonts w:hint="eastAsia"/>
        </w:rPr>
        <w:t>）</w:t>
      </w:r>
    </w:p>
    <w:p w14:paraId="69C82247">
      <w:r>
        <w:rPr>
          <w:rFonts w:hint="eastAsia"/>
        </w:rPr>
        <w:t>1.利用随机数据集共性分析保留的条目进行分析➡检验模型拟合能力（样本内部拟合）</w:t>
      </w:r>
    </w:p>
    <w:p w14:paraId="3DD7FA66">
      <w:r>
        <w:rPr>
          <w:rFonts w:hint="eastAsia"/>
        </w:rPr>
        <w:t>在这一部分，我们利用筛选后的全部的数据进行初步的预测分析。为了比较自我报告数据与行为任务指标在健康变量预测中的效力，我们采用了两种建模策略：稀疏线性模型（LASSO 回归） 与 非线性集成模型（随机森林）。考虑自我报告数据数量远多于行为任务指标，所以我们采用“等量抽样 + 多次重复建模”的方法，具体操作如下：</w:t>
      </w:r>
    </w:p>
    <w:p w14:paraId="21ADF785">
      <w:pPr>
        <w:numPr>
          <w:ilvl w:val="0"/>
          <w:numId w:val="5"/>
        </w:numPr>
      </w:pPr>
      <w:r>
        <w:rPr>
          <w:rFonts w:hint="eastAsia"/>
        </w:rPr>
        <w:t>线性模型：我们利用 glmnet 包中的 cv.glmnet 函数，基于 LASSO 回归（α = 1） 进行建模。该方法通过引入 L1 正则化项对预测变量进行收缩与选择，从而抑制多重共线性并筛选出最具预测价值的特征。为了防止过拟合并确定最优的正则化参数 λ，模型在训练过程中嵌入了 10 折交叉验证，即将训练集划分为十个子集，轮流作为验证集，计算各 λ 下的预测误差，并选取最优 λ 拟合最终模型。线性模型（LASSO）结果显示，无论自我报告数据还是行为任务指标，R² 皆为负，表明线性关系不足以解释心理健康变量的方差。</w:t>
      </w:r>
    </w:p>
    <w:p w14:paraId="29FD6257">
      <w:r>
        <w:drawing>
          <wp:inline distT="0" distB="0" distL="114300" distR="114300">
            <wp:extent cx="5266690" cy="2832100"/>
            <wp:effectExtent l="0" t="0" r="16510" b="12700"/>
            <wp:docPr id="6" name="图片 6" descr="截屏2025-07-19 20.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7-19 20.16.29"/>
                    <pic:cNvPicPr>
                      <a:picLocks noChangeAspect="1"/>
                    </pic:cNvPicPr>
                  </pic:nvPicPr>
                  <pic:blipFill>
                    <a:blip r:embed="rId13"/>
                    <a:stretch>
                      <a:fillRect/>
                    </a:stretch>
                  </pic:blipFill>
                  <pic:spPr>
                    <a:xfrm>
                      <a:off x="0" y="0"/>
                      <a:ext cx="5266690" cy="2832100"/>
                    </a:xfrm>
                    <a:prstGeom prst="rect">
                      <a:avLst/>
                    </a:prstGeom>
                  </pic:spPr>
                </pic:pic>
              </a:graphicData>
            </a:graphic>
          </wp:inline>
        </w:drawing>
      </w:r>
    </w:p>
    <w:p w14:paraId="78B25FD8">
      <w:r>
        <w:rPr>
          <w:rFonts w:hint="eastAsia"/>
        </w:rPr>
        <w:t>（2）非线性模型：采用随机森林回归模型（randomForest）。在每一次重复迭代中，对于自我报告数据，我们从 133 个条目中 随机抽取 7 个条目进入模型，以模拟有限指标下的预测效力；对于行为任务数据，则使用全部 7 个指标。每次模型包含 500 棵决策树，预测性能以 均方根误差（RMSE） 与 决定系数（R²） 衡量。为了获得稳健结果，我们进行了 100 次重复迭代，并在每次迭代后记录预测性能，最终对结果取平均。随机森林（RF）结果显示，预测效度在样本内显著提升，且行为任务测量显示出明显优势（行为任务数据R² 约 0.78；自我报告数据R² 约 0.5–0.6）。</w:t>
      </w:r>
    </w:p>
    <w:p w14:paraId="6E13E32B">
      <w:r>
        <w:drawing>
          <wp:inline distT="0" distB="0" distL="114300" distR="114300">
            <wp:extent cx="5273675" cy="3655060"/>
            <wp:effectExtent l="0" t="0" r="9525" b="2540"/>
            <wp:docPr id="10" name="图片 10" descr="截屏2025-07-19 2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7-19 20.17.06"/>
                    <pic:cNvPicPr>
                      <a:picLocks noChangeAspect="1"/>
                    </pic:cNvPicPr>
                  </pic:nvPicPr>
                  <pic:blipFill>
                    <a:blip r:embed="rId14"/>
                    <a:stretch>
                      <a:fillRect/>
                    </a:stretch>
                  </pic:blipFill>
                  <pic:spPr>
                    <a:xfrm>
                      <a:off x="0" y="0"/>
                      <a:ext cx="5273675" cy="3655060"/>
                    </a:xfrm>
                    <a:prstGeom prst="rect">
                      <a:avLst/>
                    </a:prstGeom>
                  </pic:spPr>
                </pic:pic>
              </a:graphicData>
            </a:graphic>
          </wp:inline>
        </w:drawing>
      </w:r>
    </w:p>
    <w:p w14:paraId="0BFED2A6"/>
    <w:p w14:paraId="49E3DEAE"/>
    <w:p w14:paraId="45E291C7"/>
    <w:p w14:paraId="1FFF4D98">
      <w:r>
        <w:rPr>
          <w:rFonts w:hint="eastAsia"/>
        </w:rPr>
        <w:t>2.利用</w:t>
      </w:r>
      <w:r>
        <w:t>EGA</w:t>
      </w:r>
      <w:r>
        <w:rPr>
          <w:rFonts w:hint="eastAsia"/>
        </w:rPr>
        <w:t>分析保留的条目进行分析➡检验模型泛化能力（划分训练集与验证集，检验对“新个体”的预测能力）</w:t>
      </w:r>
    </w:p>
    <w:p w14:paraId="205092F1">
      <w:r>
        <w:rPr>
          <w:rFonts w:hint="eastAsia"/>
        </w:rPr>
        <w:t>为评估积极自我认知的两类测量在健康指标预测中的泛化效力，我们分别基于自我报告数据（132个问卷条目）与行为任务数据（10个认知任务指标）对四个连续健康结局（SGPS、SWB、GAD、PHQ）进行建模，依然分别建立了线性模型与非线性模型：</w:t>
      </w:r>
    </w:p>
    <w:p w14:paraId="4E21EF68"/>
    <w:p w14:paraId="06EA4A0B">
      <w:r>
        <w:rPr>
          <w:rFonts w:hint="eastAsia"/>
        </w:rPr>
        <w:t>线性模型：首先采用了基于 LASSO/Ridge/Elastic Net 正则化的线性模型（glmnet）。该模型在十折交叉验证（10-fold cross-validation）的框架下运行：将全部样本随机划分为十个子集，每次用其中九个子集训练模型，剩余一个子集用于验证，循环十次并取平均性能指标，从而估计模型在新数据上的泛化能力。同时，glmnet 在每一折训练集内部还进一步使用了内嵌交叉验证，以选择最优的正则化参数 λ，从而在偏差与方差之间取得平衡，避免过拟合并确保模型稀疏性与稳健性。因此在外层交叉验证中估计泛化性能的同时，也通过内层交叉验证实现了参数调优。</w:t>
      </w:r>
    </w:p>
    <w:p w14:paraId="652732A1"/>
    <w:p w14:paraId="2BCE31E4">
      <w:r>
        <w:rPr>
          <w:rFonts w:hint="eastAsia"/>
        </w:rPr>
        <w:t>非线性模型：采用随机森林（method="rf"），在十折交叉验证的框架下进行性能评估。在此过程中，数据同样被划分为十个子集，依次进行训练与验证，以获得模型在未见数据上的预测表现。不同于线性模型的双层交叉验证，随机森林的调参过程直接嵌入在外层十折交叉验证中：通过设定 tuneLength=5，确定最优超参数（tuneLength=5，importance=TRUE），并基于该参数选择的结果计算预测性能，捕捉特征之间的复杂非线性关系。两类模型均以均方根误差（RMSE）与决定系数（R²）作为性能指标，度量在未见数据上的预测误差与解释度。对每个健康指标，分别基于自我报告数据与行为任务数据独立建模并评估性能；最终输出各模型在十折交叉验证下的平均 RMSE 与 R² 作为泛化性能估计。</w:t>
      </w:r>
    </w:p>
    <w:p w14:paraId="205CC4C8"/>
    <w:p w14:paraId="21F5F50A">
      <w:r>
        <w:rPr>
          <w:rFonts w:hint="eastAsia"/>
        </w:rPr>
        <w:t>结果显示：</w:t>
      </w:r>
    </w:p>
    <w:p w14:paraId="73C645F0">
      <w:r>
        <w:rPr>
          <w:rFonts w:hint="eastAsia"/>
        </w:rPr>
        <w:t>1.总体预测效力：在十折交叉验证框架下，两类数据源的总体 R² 较低（通常接近 0–0.04）。这表明以当前特征集和样本规模，对健康指标的可泛化预测效力有限。</w:t>
      </w:r>
    </w:p>
    <w:p w14:paraId="18760911">
      <w:r>
        <w:rPr>
          <w:rFonts w:hint="eastAsia"/>
        </w:rPr>
        <w:t>2.自我报告数据 vs 行为任务数据：行为任务数据在多数结局上表现出略高的交叉验证 R²，同时 RMSE 相当或略低，而自我报告数据整体预测力稍弱，这一模式在随机森林模型中更为一致。这说明，行为任务所捕捉的过程性特征可能与健康状态存在更直接（或更非线性）的关联，自我报告可能更多反映主观体验，与健康结果的关联在预测层面较弱。</w:t>
      </w:r>
    </w:p>
    <w:p w14:paraId="034694D7">
      <w:r>
        <w:rPr>
          <w:rFonts w:hint="eastAsia"/>
        </w:rPr>
        <w:drawing>
          <wp:inline distT="0" distB="0" distL="114300" distR="114300">
            <wp:extent cx="3632200" cy="2110105"/>
            <wp:effectExtent l="0" t="0" r="0" b="23495"/>
            <wp:docPr id="7" name="图片 7" descr="截屏2025-08-14 1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8-14 19.49.31"/>
                    <pic:cNvPicPr>
                      <a:picLocks noChangeAspect="1"/>
                    </pic:cNvPicPr>
                  </pic:nvPicPr>
                  <pic:blipFill>
                    <a:blip r:embed="rId15"/>
                    <a:stretch>
                      <a:fillRect/>
                    </a:stretch>
                  </pic:blipFill>
                  <pic:spPr>
                    <a:xfrm>
                      <a:off x="0" y="0"/>
                      <a:ext cx="3632200" cy="2110105"/>
                    </a:xfrm>
                    <a:prstGeom prst="rect">
                      <a:avLst/>
                    </a:prstGeom>
                  </pic:spPr>
                </pic:pic>
              </a:graphicData>
            </a:graphic>
          </wp:inline>
        </w:drawing>
      </w:r>
    </w:p>
    <w:p w14:paraId="45C8B068">
      <w:r>
        <w:rPr>
          <w:rFonts w:hint="eastAsia"/>
        </w:rPr>
        <w:drawing>
          <wp:inline distT="0" distB="0" distL="114300" distR="114300">
            <wp:extent cx="3898900" cy="1287780"/>
            <wp:effectExtent l="0" t="0" r="12700" b="7620"/>
            <wp:docPr id="8" name="图片 8" descr="截屏2025-08-14 19.53.14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8-14 19.53.14_副本"/>
                    <pic:cNvPicPr>
                      <a:picLocks noChangeAspect="1"/>
                    </pic:cNvPicPr>
                  </pic:nvPicPr>
                  <pic:blipFill>
                    <a:blip r:embed="rId16"/>
                    <a:stretch>
                      <a:fillRect/>
                    </a:stretch>
                  </pic:blipFill>
                  <pic:spPr>
                    <a:xfrm>
                      <a:off x="0" y="0"/>
                      <a:ext cx="3898900" cy="1287780"/>
                    </a:xfrm>
                    <a:prstGeom prst="rect">
                      <a:avLst/>
                    </a:prstGeom>
                  </pic:spPr>
                </pic:pic>
              </a:graphicData>
            </a:graphic>
          </wp:inline>
        </w:drawing>
      </w:r>
    </w:p>
    <w:p w14:paraId="3F245762"/>
    <w:p w14:paraId="70390DA9"/>
    <w:p w14:paraId="57CDFC09"/>
    <w:p w14:paraId="144AD7D6"/>
    <w:p w14:paraId="1646FC2B"/>
    <w:p w14:paraId="3C44C5C7"/>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u Chuan-Peng" w:date="2025-08-22T11:27:00Z" w:initials="HC">
    <w:p w14:paraId="121FF8B6">
      <w:pPr>
        <w:pStyle w:val="2"/>
      </w:pPr>
      <w:r>
        <w:rPr>
          <w:rFonts w:hint="eastAsia"/>
        </w:rPr>
        <w:t>能不能对这个部分进行可视化？形成不同的分析的pipeline？</w:t>
      </w:r>
    </w:p>
  </w:comment>
  <w:comment w:id="1" w:author="Hu Chuan-Peng" w:date="2025-08-22T11:21:00Z" w:initials="HC">
    <w:p w14:paraId="22F57149">
      <w:pPr>
        <w:pStyle w:val="2"/>
      </w:pPr>
      <w:r>
        <w:rPr>
          <w:rFonts w:hint="eastAsia"/>
        </w:rPr>
        <w:t>补充问卷的预处理</w:t>
      </w:r>
    </w:p>
  </w:comment>
  <w:comment w:id="2" w:author="Hu Chuan-Peng" w:date="2025-08-22T11:22:00Z" w:initials="HC">
    <w:p w14:paraId="13065448">
      <w:pPr>
        <w:pStyle w:val="2"/>
      </w:pPr>
      <w:r>
        <w:rPr>
          <w:rFonts w:hint="eastAsia"/>
        </w:rPr>
        <w:t>比较一下能力与道德领域是否有差异？如果没有差异，就直接合并成为积极就行</w:t>
      </w:r>
    </w:p>
  </w:comment>
  <w:comment w:id="3" w:author="Hu Chuan-Peng" w:date="2025-08-22T11:22:00Z" w:initials="HC">
    <w:p w14:paraId="5F59E4D1">
      <w:pPr>
        <w:pStyle w:val="2"/>
      </w:pPr>
      <w:r>
        <w:rPr>
          <w:rFonts w:hint="eastAsia"/>
        </w:rPr>
        <w:t>比较一下能力与道德领域是否有差异？如果没有差异，就直接合并成为积极就行</w:t>
      </w:r>
    </w:p>
  </w:comment>
  <w:comment w:id="4" w:author="Hu Chuan-Peng" w:date="2025-08-22T11:22:00Z" w:initials="HC">
    <w:p w14:paraId="726A58C0">
      <w:pPr>
        <w:pStyle w:val="2"/>
      </w:pPr>
      <w:r>
        <w:rPr>
          <w:rFonts w:hint="eastAsia"/>
        </w:rPr>
        <w:t>比较一下能力与道德领域是否有差异？如果没有差异，就直接合并成为积极就行</w:t>
      </w:r>
    </w:p>
  </w:comment>
  <w:comment w:id="5" w:author="Hu Chuan-Peng" w:date="2025-08-22T11:27:00Z" w:initials="HC">
    <w:p w14:paraId="05D21B9C">
      <w:pPr>
        <w:pStyle w:val="2"/>
      </w:pPr>
      <w:r>
        <w:rPr>
          <w:rFonts w:hint="eastAsia"/>
        </w:rPr>
        <w:t>用差值还是用原始值，也是两种不同的可能性</w:t>
      </w:r>
    </w:p>
  </w:comment>
  <w:comment w:id="6" w:author="Hu Chuan-Peng" w:date="2025-08-22T11:23:00Z" w:initials="HC">
    <w:p w14:paraId="37BEDAC6">
      <w:pPr>
        <w:pStyle w:val="2"/>
      </w:pPr>
      <w:r>
        <w:rPr>
          <w:rFonts w:hint="eastAsia"/>
        </w:rPr>
        <w:t>这里的网络分析与后面的网络分析之间的区别要高亮出来</w:t>
      </w:r>
    </w:p>
  </w:comment>
  <w:comment w:id="7" w:author="Hu Chuan-Peng" w:date="2025-08-22T11:24:00Z" w:initials="HC">
    <w:p w14:paraId="4FCC9336">
      <w:pPr>
        <w:pStyle w:val="2"/>
      </w:pPr>
      <w:r>
        <w:rPr>
          <w:rFonts w:hint="eastAsia"/>
        </w:rPr>
        <w:t>这个图需要想办法改进一下</w:t>
      </w:r>
    </w:p>
  </w:comment>
  <w:comment w:id="8" w:author="Hu Chuan-Peng" w:date="2025-08-22T11:26:00Z" w:initials="HC">
    <w:p w14:paraId="7494183B">
      <w:pPr>
        <w:pStyle w:val="2"/>
      </w:pPr>
      <w:r>
        <w:rPr>
          <w:rFonts w:hint="eastAsia"/>
        </w:rPr>
        <w:t>能不能用自动ML方法？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21FF8B6" w15:done="0"/>
  <w15:commentEx w15:paraId="22F57149" w15:done="0"/>
  <w15:commentEx w15:paraId="13065448" w15:done="0"/>
  <w15:commentEx w15:paraId="5F59E4D1" w15:done="0"/>
  <w15:commentEx w15:paraId="726A58C0" w15:done="0"/>
  <w15:commentEx w15:paraId="05D21B9C" w15:done="0"/>
  <w15:commentEx w15:paraId="37BEDAC6" w15:done="0"/>
  <w15:commentEx w15:paraId="4FCC9336" w15:done="0"/>
  <w15:commentEx w15:paraId="7494183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Hei">
    <w:altName w:val="汉仪中黑KW"/>
    <w:panose1 w:val="02010609060101010101"/>
    <w:charset w:val="86"/>
    <w:family w:val="modern"/>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ECE766"/>
    <w:multiLevelType w:val="singleLevel"/>
    <w:tmpl w:val="BFECE766"/>
    <w:lvl w:ilvl="0" w:tentative="0">
      <w:start w:val="1"/>
      <w:numFmt w:val="decimal"/>
      <w:suff w:val="nothing"/>
      <w:lvlText w:val="（%1）"/>
      <w:lvlJc w:val="left"/>
    </w:lvl>
  </w:abstractNum>
  <w:abstractNum w:abstractNumId="1">
    <w:nsid w:val="BFFA564C"/>
    <w:multiLevelType w:val="singleLevel"/>
    <w:tmpl w:val="BFFA564C"/>
    <w:lvl w:ilvl="0" w:tentative="0">
      <w:start w:val="3"/>
      <w:numFmt w:val="decimal"/>
      <w:suff w:val="nothing"/>
      <w:lvlText w:val="（%1）"/>
      <w:lvlJc w:val="left"/>
    </w:lvl>
  </w:abstractNum>
  <w:abstractNum w:abstractNumId="2">
    <w:nsid w:val="CFFB63B0"/>
    <w:multiLevelType w:val="singleLevel"/>
    <w:tmpl w:val="CFFB63B0"/>
    <w:lvl w:ilvl="0" w:tentative="0">
      <w:start w:val="2"/>
      <w:numFmt w:val="decimal"/>
      <w:lvlText w:val="%1."/>
      <w:lvlJc w:val="left"/>
      <w:pPr>
        <w:tabs>
          <w:tab w:val="left" w:pos="312"/>
        </w:tabs>
      </w:pPr>
    </w:lvl>
  </w:abstractNum>
  <w:abstractNum w:abstractNumId="3">
    <w:nsid w:val="FD6B79FD"/>
    <w:multiLevelType w:val="singleLevel"/>
    <w:tmpl w:val="FD6B79FD"/>
    <w:lvl w:ilvl="0" w:tentative="0">
      <w:start w:val="1"/>
      <w:numFmt w:val="chineseCounting"/>
      <w:suff w:val="nothing"/>
      <w:lvlText w:val="%1、"/>
      <w:lvlJc w:val="left"/>
      <w:rPr>
        <w:rFonts w:hint="eastAsia"/>
      </w:rPr>
    </w:lvl>
  </w:abstractNum>
  <w:abstractNum w:abstractNumId="4">
    <w:nsid w:val="FE7A4A82"/>
    <w:multiLevelType w:val="singleLevel"/>
    <w:tmpl w:val="FE7A4A82"/>
    <w:lvl w:ilvl="0" w:tentative="0">
      <w:start w:val="1"/>
      <w:numFmt w:val="decimal"/>
      <w:suff w:val="nothing"/>
      <w:lvlText w:val="（%1）"/>
      <w:lvlJc w:val="left"/>
    </w:lvl>
  </w:abstractNum>
  <w:num w:numId="1">
    <w:abstractNumId w:val="3"/>
  </w:num>
  <w:num w:numId="2">
    <w:abstractNumId w:val="0"/>
  </w:num>
  <w:num w:numId="3">
    <w:abstractNumId w:val="1"/>
  </w:num>
  <w:num w:numId="4">
    <w:abstractNumId w:val="2"/>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u Chuan-Peng">
    <w15:presenceInfo w15:providerId="Windows Live" w15:userId="b3f3f6a417be6905"/>
  </w15:person>
  <w15:person w15:author="孙心茹">
    <w15:presenceInfo w15:providerId="WPS Office" w15:userId="126312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wMmU5OWZkNDlmMjc4MzJkMjE1Zjc5NWRkODU4NzEifQ=="/>
  </w:docVars>
  <w:rsids>
    <w:rsidRoot w:val="CEFEE6D0"/>
    <w:rsid w:val="00114890"/>
    <w:rsid w:val="001229F9"/>
    <w:rsid w:val="004D7757"/>
    <w:rsid w:val="006E71F3"/>
    <w:rsid w:val="0076785D"/>
    <w:rsid w:val="0085049B"/>
    <w:rsid w:val="00941ADB"/>
    <w:rsid w:val="00BA1D9C"/>
    <w:rsid w:val="00DC5C94"/>
    <w:rsid w:val="00EA5716"/>
    <w:rsid w:val="00FA78A9"/>
    <w:rsid w:val="09FF9008"/>
    <w:rsid w:val="5F2E767A"/>
    <w:rsid w:val="77FB4E92"/>
    <w:rsid w:val="ABF3BD18"/>
    <w:rsid w:val="CEFEE6D0"/>
    <w:rsid w:val="F477DB9B"/>
    <w:rsid w:val="FD7E79D6"/>
    <w:rsid w:val="FFFEF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9"/>
    <w:uiPriority w:val="0"/>
    <w:rPr>
      <w:sz w:val="20"/>
      <w:szCs w:val="20"/>
    </w:rPr>
  </w:style>
  <w:style w:type="paragraph" w:styleId="3">
    <w:name w:val="Normal (Web)"/>
    <w:basedOn w:val="1"/>
    <w:uiPriority w:val="0"/>
    <w:pPr>
      <w:spacing w:beforeAutospacing="1" w:afterAutospacing="1"/>
      <w:jc w:val="left"/>
    </w:pPr>
    <w:rPr>
      <w:rFonts w:cs="Times New Roman"/>
      <w:kern w:val="0"/>
      <w:sz w:val="24"/>
    </w:rPr>
  </w:style>
  <w:style w:type="paragraph" w:styleId="4">
    <w:name w:val="annotation subject"/>
    <w:basedOn w:val="2"/>
    <w:next w:val="2"/>
    <w:link w:val="10"/>
    <w:uiPriority w:val="0"/>
    <w:rPr>
      <w:b/>
      <w:bCs/>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annotation reference"/>
    <w:basedOn w:val="7"/>
    <w:uiPriority w:val="0"/>
    <w:rPr>
      <w:sz w:val="16"/>
      <w:szCs w:val="16"/>
    </w:rPr>
  </w:style>
  <w:style w:type="character" w:customStyle="1" w:styleId="9">
    <w:name w:val="Comment Text Char"/>
    <w:basedOn w:val="7"/>
    <w:link w:val="2"/>
    <w:uiPriority w:val="0"/>
    <w:rPr>
      <w:rFonts w:asciiTheme="minorHAnsi" w:hAnsiTheme="minorHAnsi" w:eastAsiaTheme="minorEastAsia" w:cstheme="minorBidi"/>
      <w:kern w:val="2"/>
      <w:lang w:val="en-US"/>
    </w:rPr>
  </w:style>
  <w:style w:type="character" w:customStyle="1" w:styleId="10">
    <w:name w:val="Comment Subject Char"/>
    <w:basedOn w:val="9"/>
    <w:link w:val="4"/>
    <w:uiPriority w:val="0"/>
    <w:rPr>
      <w:rFonts w:asciiTheme="minorHAnsi" w:hAnsiTheme="minorHAnsi" w:eastAsiaTheme="minorEastAsia" w:cstheme="minorBidi"/>
      <w:b/>
      <w:bCs/>
      <w:kern w:val="2"/>
      <w:lang w:val="en-US"/>
    </w:rPr>
  </w:style>
  <w:style w:type="paragraph" w:customStyle="1" w:styleId="11">
    <w:name w:val="Revision"/>
    <w:hidden/>
    <w:unhideWhenUsed/>
    <w:uiPriority w:val="99"/>
    <w:rPr>
      <w:rFonts w:asciiTheme="minorHAnsi" w:hAnsiTheme="minorHAnsi" w:eastAsiaTheme="minorEastAsia"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1370</Words>
  <Characters>7810</Characters>
  <Lines>65</Lines>
  <Paragraphs>18</Paragraphs>
  <TotalTime>396</TotalTime>
  <ScaleCrop>false</ScaleCrop>
  <LinksUpToDate>false</LinksUpToDate>
  <CharactersWithSpaces>9162</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2025-08-18T06:50:00Z</dcterms:created>
  <dc:creator>孙心茹</dc:creator>
  <cp:lastModifiedBy>孙心茹</cp:lastModifiedBy>
  <dcterms:modified xsi:type="dcterms:W3CDTF">2025-08-29T20:04:41Z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71F705F54CB8D7455997B168327E4D94_43</vt:lpwstr>
  </property>
</Properties>
</file>