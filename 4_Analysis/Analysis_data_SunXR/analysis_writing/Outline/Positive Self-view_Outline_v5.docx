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BBBC8">
      <w:pPr>
        <w:pStyle w:val="6"/>
        <w:widowControl/>
        <w:jc w:val="center"/>
        <w:rPr>
          <w:rFonts w:ascii="SimHei" w:hAnsi="SimHei" w:eastAsia="SimHei" w:cs="SimHei"/>
        </w:rPr>
      </w:pPr>
      <w:ins w:id="0" w:author="孙心茹" w:date="2025-10-19T19:30:00Z">
        <w:r>
          <w:rPr>
            <w:rFonts w:hint="eastAsia" w:ascii="SimHei" w:hAnsi="SimHei" w:eastAsia="SimHei" w:cs="SimHei"/>
          </w:rPr>
          <w:t>Exploring the Multidimensional and Functional Structure of Positive Self-View: Evidence from Data-Driven Methods</w:t>
        </w:r>
      </w:ins>
    </w:p>
    <w:p w14:paraId="3F16B464">
      <w:pPr>
        <w:pStyle w:val="6"/>
        <w:widowControl/>
        <w:jc w:val="center"/>
        <w:rPr>
          <w:rFonts w:ascii="SimHei" w:hAnsi="SimHei" w:eastAsia="SimHei" w:cs="SimHei"/>
        </w:rPr>
      </w:pPr>
    </w:p>
    <w:p w14:paraId="17775510">
      <w:pPr>
        <w:pStyle w:val="3"/>
        <w:widowControl/>
        <w:numPr>
          <w:ilvl w:val="255"/>
          <w:numId w:val="0"/>
        </w:numPr>
        <w:rPr>
          <w:ins w:id="1" w:author="DING　YI" w:date="2025-10-23T11:03:00Z"/>
          <w:rFonts w:hint="default" w:cs="宋体"/>
          <w:b w:val="0"/>
          <w:bCs w:val="0"/>
          <w:kern w:val="2"/>
          <w:sz w:val="21"/>
          <w:szCs w:val="24"/>
        </w:rPr>
      </w:pPr>
      <w:ins w:id="2" w:author="孙心茹" w:date="2025-10-21T09:34:00Z">
        <w:commentRangeStart w:id="0"/>
        <w:r>
          <w:rPr>
            <w:rFonts w:cs="宋体"/>
            <w:b w:val="0"/>
            <w:bCs w:val="0"/>
            <w:kern w:val="2"/>
            <w:sz w:val="21"/>
            <w:szCs w:val="24"/>
          </w:rPr>
          <w:t>摘要：</w:t>
        </w:r>
        <w:commentRangeEnd w:id="0"/>
      </w:ins>
      <w:r>
        <w:rPr>
          <w:rStyle w:val="12"/>
          <w:rFonts w:hint="default" w:asciiTheme="minorHAnsi" w:hAnsiTheme="minorHAnsi" w:eastAsiaTheme="minorEastAsia" w:cstheme="minorBidi"/>
          <w:b w:val="0"/>
          <w:bCs w:val="0"/>
          <w:kern w:val="2"/>
        </w:rPr>
        <w:commentReference w:id="0"/>
      </w:r>
    </w:p>
    <w:p w14:paraId="6B7FDDA4">
      <w:pPr>
        <w:ind w:firstLine="420"/>
        <w:rPr>
          <w:ins w:id="3" w:author="DING　YI" w:date="2025-10-23T11:03:00Z"/>
          <w:b/>
          <w:bCs/>
        </w:rPr>
      </w:pPr>
      <w:ins w:id="4" w:author="孙心茹 [2]" w:date="2025-10-26T11:24:12Z">
        <w:r>
          <w:rPr>
            <w:rFonts w:hint="eastAsia" w:ascii="宋体" w:hAnsi="宋体" w:eastAsia="宋体" w:cs="宋体"/>
            <w:lang w:val="en-US" w:eastAsia="zh-CN"/>
            <w:rPrChange w:id="5" w:author="孙心茹 [2]" w:date="2025-10-26T15:10:10Z">
              <w:rPr>
                <w:rFonts w:hint="eastAsia"/>
                <w:lang w:val="en-US" w:eastAsia="zh-CN"/>
              </w:rPr>
            </w:rPrChange>
          </w:rPr>
          <w:t>人</w:t>
        </w:r>
      </w:ins>
      <w:ins w:id="6" w:author="孙心茹 [2]" w:date="2025-10-26T11:24:14Z">
        <w:r>
          <w:rPr>
            <w:rFonts w:hint="eastAsia" w:ascii="宋体" w:hAnsi="宋体" w:eastAsia="宋体" w:cs="宋体"/>
            <w:lang w:val="en-US" w:eastAsia="zh-CN"/>
            <w:rPrChange w:id="7" w:author="孙心茹 [2]" w:date="2025-10-26T15:10:10Z">
              <w:rPr>
                <w:rFonts w:hint="eastAsia"/>
                <w:lang w:val="en-US" w:eastAsia="zh-CN"/>
              </w:rPr>
            </w:rPrChange>
          </w:rPr>
          <w:t>们</w:t>
        </w:r>
      </w:ins>
      <w:ins w:id="8" w:author="孙心茹 [2]" w:date="2025-10-26T11:24:16Z">
        <w:r>
          <w:rPr>
            <w:rFonts w:hint="eastAsia" w:ascii="宋体" w:hAnsi="宋体" w:eastAsia="宋体" w:cs="宋体"/>
            <w:lang w:val="en-US" w:eastAsia="zh-CN"/>
            <w:rPrChange w:id="9" w:author="孙心茹 [2]" w:date="2025-10-26T15:10:10Z">
              <w:rPr>
                <w:rFonts w:hint="eastAsia"/>
                <w:lang w:val="en-US" w:eastAsia="zh-CN"/>
              </w:rPr>
            </w:rPrChange>
          </w:rPr>
          <w:t>通常</w:t>
        </w:r>
      </w:ins>
      <w:ins w:id="10" w:author="孙心茹 [2]" w:date="2025-10-26T11:24:18Z">
        <w:r>
          <w:rPr>
            <w:rFonts w:hint="eastAsia" w:ascii="宋体" w:hAnsi="宋体" w:eastAsia="宋体" w:cs="宋体"/>
            <w:lang w:val="en-US" w:eastAsia="zh-CN"/>
            <w:rPrChange w:id="11" w:author="孙心茹 [2]" w:date="2025-10-26T15:10:10Z">
              <w:rPr>
                <w:rFonts w:hint="eastAsia"/>
                <w:lang w:val="en-US" w:eastAsia="zh-CN"/>
              </w:rPr>
            </w:rPrChange>
          </w:rPr>
          <w:t>会</w:t>
        </w:r>
      </w:ins>
      <w:ins w:id="12" w:author="孙心茹 [2]" w:date="2025-10-26T11:24:20Z">
        <w:r>
          <w:rPr>
            <w:rFonts w:hint="eastAsia" w:ascii="宋体" w:hAnsi="宋体" w:eastAsia="宋体" w:cs="宋体"/>
            <w:lang w:val="en-US" w:eastAsia="zh-CN"/>
            <w:rPrChange w:id="13" w:author="孙心茹 [2]" w:date="2025-10-26T15:10:10Z">
              <w:rPr>
                <w:rFonts w:hint="eastAsia"/>
                <w:lang w:val="en-US" w:eastAsia="zh-CN"/>
              </w:rPr>
            </w:rPrChange>
          </w:rPr>
          <w:t>对</w:t>
        </w:r>
      </w:ins>
      <w:ins w:id="14" w:author="孙心茹" w:date="2025-10-21T09:34:00Z">
        <w:del w:id="15" w:author="孙心茹 [2]" w:date="2025-10-26T11:24:25Z">
          <w:r>
            <w:rPr>
              <w:rFonts w:hint="eastAsia" w:ascii="宋体" w:hAnsi="宋体" w:eastAsia="宋体" w:cs="宋体"/>
              <w:rPrChange w:id="16" w:author="孙心茹 [2]" w:date="2025-10-26T15:10:10Z">
                <w:rPr>
                  <w:rFonts w:hint="eastAsia"/>
                </w:rPr>
              </w:rPrChange>
            </w:rPr>
            <w:delText>积极自我观（Positive self-view）指的是个体对</w:delText>
          </w:r>
        </w:del>
      </w:ins>
      <w:ins w:id="17" w:author="孙心茹" w:date="2025-10-21T09:34:00Z">
        <w:r>
          <w:rPr>
            <w:rFonts w:hint="eastAsia" w:ascii="宋体" w:hAnsi="宋体" w:eastAsia="宋体" w:cs="宋体"/>
            <w:rPrChange w:id="18" w:author="孙心茹 [2]" w:date="2025-10-26T15:10:10Z">
              <w:rPr>
                <w:rFonts w:hint="eastAsia"/>
              </w:rPr>
            </w:rPrChange>
          </w:rPr>
          <w:t>自身特质、能力和价值</w:t>
        </w:r>
      </w:ins>
      <w:ins w:id="19" w:author="孙心茹 [2]" w:date="2025-10-24T15:49:42Z">
        <w:r>
          <w:rPr>
            <w:rFonts w:hint="eastAsia" w:ascii="宋体" w:hAnsi="宋体" w:eastAsia="宋体" w:cs="宋体"/>
            <w:lang w:val="en-US" w:eastAsia="zh-CN"/>
            <w:rPrChange w:id="20" w:author="孙心茹 [2]" w:date="2025-10-26T15:10:10Z">
              <w:rPr>
                <w:rFonts w:hint="eastAsia"/>
                <w:lang w:val="en-US" w:eastAsia="zh-CN"/>
              </w:rPr>
            </w:rPrChange>
          </w:rPr>
          <w:t>持有</w:t>
        </w:r>
      </w:ins>
      <w:ins w:id="21" w:author="孙心茹" w:date="2025-10-21T09:34:00Z">
        <w:r>
          <w:rPr>
            <w:rFonts w:hint="eastAsia" w:ascii="宋体" w:hAnsi="宋体" w:eastAsia="宋体" w:cs="宋体"/>
            <w:rPrChange w:id="22" w:author="孙心茹 [2]" w:date="2025-10-26T15:10:10Z">
              <w:rPr>
                <w:rFonts w:hint="eastAsia"/>
              </w:rPr>
            </w:rPrChange>
          </w:rPr>
          <w:t>的正向认知与情感评价</w:t>
        </w:r>
      </w:ins>
      <w:ins w:id="23" w:author="孙心茹 [2]" w:date="2025-10-26T11:23:02Z">
        <w:r>
          <w:rPr>
            <w:rFonts w:hint="eastAsia" w:ascii="宋体" w:hAnsi="宋体" w:eastAsia="宋体" w:cs="宋体"/>
            <w:lang w:eastAsia="zh-CN"/>
            <w:rPrChange w:id="24" w:author="孙心茹 [2]" w:date="2025-10-26T15:10:10Z">
              <w:rPr>
                <w:rFonts w:hint="eastAsia"/>
                <w:lang w:eastAsia="zh-CN"/>
              </w:rPr>
            </w:rPrChange>
          </w:rPr>
          <w:t>，</w:t>
        </w:r>
      </w:ins>
      <w:ins w:id="25" w:author="孙心茹 [2]" w:date="2025-10-26T11:23:05Z">
        <w:r>
          <w:rPr>
            <w:rFonts w:hint="eastAsia" w:ascii="宋体" w:hAnsi="宋体" w:eastAsia="宋体" w:cs="宋体"/>
            <w:lang w:val="en-US" w:eastAsia="zh-CN"/>
            <w:rPrChange w:id="26" w:author="孙心茹 [2]" w:date="2025-10-26T15:10:10Z">
              <w:rPr>
                <w:rFonts w:hint="eastAsia"/>
                <w:lang w:val="en-US" w:eastAsia="zh-CN"/>
              </w:rPr>
            </w:rPrChange>
          </w:rPr>
          <w:t>表现为</w:t>
        </w:r>
      </w:ins>
      <w:ins w:id="27" w:author="孙心茹 [2]" w:date="2025-10-26T11:23:11Z">
        <w:r>
          <w:rPr>
            <w:rFonts w:hint="eastAsia" w:ascii="宋体" w:hAnsi="宋体" w:eastAsia="宋体" w:cs="宋体"/>
            <w:lang w:val="en-US" w:eastAsia="zh-CN"/>
            <w:rPrChange w:id="28" w:author="孙心茹 [2]" w:date="2025-10-26T15:10:10Z">
              <w:rPr>
                <w:rFonts w:hint="eastAsia"/>
                <w:lang w:val="en-US" w:eastAsia="zh-CN"/>
              </w:rPr>
            </w:rPrChange>
          </w:rPr>
          <w:t>情感上</w:t>
        </w:r>
      </w:ins>
      <w:ins w:id="29" w:author="孙心茹 [2]" w:date="2025-10-26T11:23:12Z">
        <w:r>
          <w:rPr>
            <w:rFonts w:hint="eastAsia" w:ascii="宋体" w:hAnsi="宋体" w:eastAsia="宋体" w:cs="宋体"/>
            <w:lang w:val="en-US" w:eastAsia="zh-CN"/>
            <w:rPrChange w:id="30" w:author="孙心茹 [2]" w:date="2025-10-26T15:10:10Z">
              <w:rPr>
                <w:rFonts w:hint="eastAsia"/>
                <w:lang w:val="en-US" w:eastAsia="zh-CN"/>
              </w:rPr>
            </w:rPrChange>
          </w:rPr>
          <w:t>的</w:t>
        </w:r>
      </w:ins>
      <w:ins w:id="31" w:author="孙心茹 [2]" w:date="2025-10-26T11:23:17Z">
        <w:r>
          <w:rPr>
            <w:rFonts w:hint="eastAsia" w:ascii="宋体" w:hAnsi="宋体" w:eastAsia="宋体" w:cs="宋体"/>
            <w:lang w:val="en-US" w:eastAsia="zh-CN"/>
            <w:rPrChange w:id="32" w:author="孙心茹 [2]" w:date="2025-10-26T15:10:10Z">
              <w:rPr>
                <w:rFonts w:hint="eastAsia"/>
                <w:lang w:val="en-US" w:eastAsia="zh-CN"/>
              </w:rPr>
            </w:rPrChange>
          </w:rPr>
          <w:t>满意</w:t>
        </w:r>
      </w:ins>
      <w:ins w:id="33" w:author="孙心茹 [2]" w:date="2025-10-26T11:23:18Z">
        <w:r>
          <w:rPr>
            <w:rFonts w:hint="eastAsia" w:ascii="宋体" w:hAnsi="宋体" w:eastAsia="宋体" w:cs="宋体"/>
            <w:lang w:val="en-US" w:eastAsia="zh-CN"/>
            <w:rPrChange w:id="34" w:author="孙心茹 [2]" w:date="2025-10-26T15:10:10Z">
              <w:rPr>
                <w:rFonts w:hint="eastAsia"/>
                <w:lang w:val="en-US" w:eastAsia="zh-CN"/>
              </w:rPr>
            </w:rPrChange>
          </w:rPr>
          <w:t>乐观</w:t>
        </w:r>
      </w:ins>
      <w:ins w:id="35" w:author="孙心茹 [2]" w:date="2025-10-26T11:23:22Z">
        <w:r>
          <w:rPr>
            <w:rFonts w:hint="eastAsia" w:ascii="宋体" w:hAnsi="宋体" w:eastAsia="宋体" w:cs="宋体"/>
            <w:lang w:val="en-US" w:eastAsia="zh-CN"/>
            <w:rPrChange w:id="36" w:author="孙心茹 [2]" w:date="2025-10-26T15:10:10Z">
              <w:rPr>
                <w:rFonts w:hint="eastAsia"/>
                <w:lang w:val="en-US" w:eastAsia="zh-CN"/>
              </w:rPr>
            </w:rPrChange>
          </w:rPr>
          <w:t>，</w:t>
        </w:r>
      </w:ins>
      <w:ins w:id="37" w:author="孙心茹 [2]" w:date="2025-10-26T11:23:25Z">
        <w:r>
          <w:rPr>
            <w:rFonts w:hint="eastAsia" w:ascii="宋体" w:hAnsi="宋体" w:eastAsia="宋体" w:cs="宋体"/>
            <w:lang w:val="en-US" w:eastAsia="zh-CN"/>
            <w:rPrChange w:id="38" w:author="孙心茹 [2]" w:date="2025-10-26T15:10:10Z">
              <w:rPr>
                <w:rFonts w:hint="eastAsia"/>
                <w:lang w:val="en-US" w:eastAsia="zh-CN"/>
              </w:rPr>
            </w:rPrChange>
          </w:rPr>
          <w:t>认知</w:t>
        </w:r>
      </w:ins>
      <w:ins w:id="39" w:author="孙心茹 [2]" w:date="2025-10-26T11:23:26Z">
        <w:r>
          <w:rPr>
            <w:rFonts w:hint="eastAsia" w:ascii="宋体" w:hAnsi="宋体" w:eastAsia="宋体" w:cs="宋体"/>
            <w:lang w:val="en-US" w:eastAsia="zh-CN"/>
            <w:rPrChange w:id="40" w:author="孙心茹 [2]" w:date="2025-10-26T15:10:10Z">
              <w:rPr>
                <w:rFonts w:hint="eastAsia"/>
                <w:lang w:val="en-US" w:eastAsia="zh-CN"/>
              </w:rPr>
            </w:rPrChange>
          </w:rPr>
          <w:t>上的</w:t>
        </w:r>
      </w:ins>
      <w:ins w:id="41" w:author="孙心茹 [2]" w:date="2025-10-26T11:23:28Z">
        <w:r>
          <w:rPr>
            <w:rFonts w:hint="eastAsia" w:ascii="宋体" w:hAnsi="宋体" w:eastAsia="宋体" w:cs="宋体"/>
            <w:lang w:val="en-US" w:eastAsia="zh-CN"/>
            <w:rPrChange w:id="42" w:author="孙心茹 [2]" w:date="2025-10-26T15:10:10Z">
              <w:rPr>
                <w:rFonts w:hint="eastAsia"/>
                <w:lang w:val="en-US" w:eastAsia="zh-CN"/>
              </w:rPr>
            </w:rPrChange>
          </w:rPr>
          <w:t>积极加工</w:t>
        </w:r>
      </w:ins>
      <w:ins w:id="43" w:author="孙心茹 [2]" w:date="2025-10-26T11:23:38Z">
        <w:r>
          <w:rPr>
            <w:rFonts w:hint="eastAsia" w:ascii="宋体" w:hAnsi="宋体" w:eastAsia="宋体" w:cs="宋体"/>
            <w:lang w:val="en-US" w:eastAsia="zh-CN"/>
            <w:rPrChange w:id="44" w:author="孙心茹 [2]" w:date="2025-10-26T15:10:10Z">
              <w:rPr>
                <w:rFonts w:hint="eastAsia"/>
                <w:lang w:val="en-US" w:eastAsia="zh-CN"/>
              </w:rPr>
            </w:rPrChange>
          </w:rPr>
          <w:t>等</w:t>
        </w:r>
      </w:ins>
      <w:ins w:id="45" w:author="孙心茹 [2]" w:date="2025-10-26T11:24:30Z">
        <w:r>
          <w:rPr>
            <w:rFonts w:hint="eastAsia" w:ascii="宋体" w:hAnsi="宋体" w:eastAsia="宋体" w:cs="宋体"/>
            <w:lang w:val="en-US" w:eastAsia="zh-CN"/>
            <w:rPrChange w:id="46" w:author="孙心茹 [2]" w:date="2025-10-26T15:10:10Z">
              <w:rPr>
                <w:rFonts w:hint="eastAsia"/>
                <w:lang w:val="en-US" w:eastAsia="zh-CN"/>
              </w:rPr>
            </w:rPrChange>
          </w:rPr>
          <w:t>，</w:t>
        </w:r>
      </w:ins>
      <w:ins w:id="47" w:author="孙心茹 [2]" w:date="2025-10-26T11:24:36Z">
        <w:r>
          <w:rPr>
            <w:rFonts w:hint="eastAsia" w:ascii="宋体" w:hAnsi="宋体" w:eastAsia="宋体" w:cs="宋体"/>
            <w:lang w:val="en-US" w:eastAsia="zh-CN"/>
            <w:rPrChange w:id="48" w:author="孙心茹 [2]" w:date="2025-10-26T15:10:10Z">
              <w:rPr>
                <w:rFonts w:hint="eastAsia"/>
                <w:lang w:val="en-US" w:eastAsia="zh-CN"/>
              </w:rPr>
            </w:rPrChange>
          </w:rPr>
          <w:t>即</w:t>
        </w:r>
      </w:ins>
      <w:ins w:id="49" w:author="孙心茹 [2]" w:date="2025-10-26T11:24:36Z">
        <w:r>
          <w:rPr>
            <w:rFonts w:hint="eastAsia" w:ascii="宋体" w:hAnsi="宋体" w:eastAsia="宋体" w:cs="宋体"/>
            <w:rPrChange w:id="50" w:author="孙心茹 [2]" w:date="2025-10-26T15:10:10Z">
              <w:rPr>
                <w:rFonts w:hint="eastAsia"/>
              </w:rPr>
            </w:rPrChange>
          </w:rPr>
          <w:t>积极自我观（Positive self-view）</w:t>
        </w:r>
      </w:ins>
      <w:ins w:id="51" w:author="孙心茹" w:date="2025-10-21T09:34:00Z">
        <w:r>
          <w:rPr>
            <w:rFonts w:hint="eastAsia" w:ascii="宋体" w:hAnsi="宋体" w:eastAsia="宋体" w:cs="宋体"/>
            <w:rPrChange w:id="52" w:author="孙心茹 [2]" w:date="2025-10-26T15:10:10Z">
              <w:rPr>
                <w:rFonts w:hint="eastAsia"/>
              </w:rPr>
            </w:rPrChange>
          </w:rPr>
          <w:t>。但如何准确地定义并测量该构念仍存在争议</w:t>
        </w:r>
      </w:ins>
      <w:ins w:id="53" w:author="孙心茹 [2]" w:date="2025-10-26T15:09:08Z">
        <w:r>
          <w:rPr>
            <w:rFonts w:hint="eastAsia" w:ascii="宋体" w:hAnsi="宋体" w:eastAsia="宋体" w:cs="宋体"/>
            <w:lang w:eastAsia="zh-CN"/>
            <w:rPrChange w:id="54" w:author="孙心茹 [2]" w:date="2025-10-26T15:10:10Z">
              <w:rPr>
                <w:rFonts w:hint="eastAsia"/>
                <w:lang w:eastAsia="zh-CN"/>
              </w:rPr>
            </w:rPrChange>
          </w:rPr>
          <w:t>；</w:t>
        </w:r>
      </w:ins>
      <w:ins w:id="55" w:author="孙心茹 [2]" w:date="2025-10-26T15:09:10Z">
        <w:r>
          <w:rPr>
            <w:rFonts w:hint="eastAsia" w:ascii="宋体" w:hAnsi="宋体" w:eastAsia="宋体" w:cs="宋体"/>
            <w:lang w:val="en-US" w:eastAsia="zh-CN"/>
            <w:rPrChange w:id="56" w:author="孙心茹 [2]" w:date="2025-10-26T15:10:10Z">
              <w:rPr>
                <w:rFonts w:hint="eastAsia"/>
                <w:lang w:val="en-US" w:eastAsia="zh-CN"/>
              </w:rPr>
            </w:rPrChange>
          </w:rPr>
          <w:t>同时</w:t>
        </w:r>
      </w:ins>
      <w:ins w:id="57" w:author="孙心茹 [2]" w:date="2025-10-26T15:09:11Z">
        <w:r>
          <w:rPr>
            <w:rFonts w:hint="eastAsia" w:ascii="宋体" w:hAnsi="宋体" w:eastAsia="宋体" w:cs="宋体"/>
            <w:lang w:val="en-US" w:eastAsia="zh-CN"/>
            <w:rPrChange w:id="58" w:author="孙心茹 [2]" w:date="2025-10-26T15:10:10Z">
              <w:rPr>
                <w:rFonts w:hint="eastAsia"/>
                <w:lang w:val="en-US" w:eastAsia="zh-CN"/>
              </w:rPr>
            </w:rPrChange>
          </w:rPr>
          <w:t>，</w:t>
        </w:r>
      </w:ins>
      <w:ins w:id="59" w:author="孙心茹 [2]" w:date="2025-10-26T15:09:16Z">
        <w:r>
          <w:rPr>
            <w:rFonts w:hint="eastAsia" w:ascii="宋体" w:hAnsi="宋体" w:eastAsia="宋体" w:cs="宋体"/>
            <w:lang w:val="en-US" w:eastAsia="zh-CN"/>
            <w:rPrChange w:id="60" w:author="孙心茹 [2]" w:date="2025-10-26T15:10:10Z">
              <w:rPr>
                <w:rFonts w:hint="eastAsia"/>
                <w:lang w:val="en-US" w:eastAsia="zh-CN"/>
              </w:rPr>
            </w:rPrChange>
          </w:rPr>
          <w:t>对于</w:t>
        </w:r>
      </w:ins>
      <w:ins w:id="61" w:author="孙心茹 [2]" w:date="2025-10-26T15:09:18Z">
        <w:r>
          <w:rPr>
            <w:rFonts w:hint="eastAsia" w:ascii="宋体" w:hAnsi="宋体" w:eastAsia="宋体" w:cs="宋体"/>
            <w:lang w:val="en-US" w:eastAsia="zh-CN"/>
            <w:rPrChange w:id="62" w:author="孙心茹 [2]" w:date="2025-10-26T15:10:10Z">
              <w:rPr>
                <w:rFonts w:hint="eastAsia"/>
                <w:lang w:val="en-US" w:eastAsia="zh-CN"/>
              </w:rPr>
            </w:rPrChange>
          </w:rPr>
          <w:t>该</w:t>
        </w:r>
      </w:ins>
      <w:ins w:id="63" w:author="孙心茹 [2]" w:date="2025-10-26T15:09:21Z">
        <w:r>
          <w:rPr>
            <w:rFonts w:hint="eastAsia" w:ascii="宋体" w:hAnsi="宋体" w:eastAsia="宋体" w:cs="宋体"/>
            <w:lang w:val="en-US" w:eastAsia="zh-CN"/>
            <w:rPrChange w:id="64" w:author="孙心茹 [2]" w:date="2025-10-26T15:10:10Z">
              <w:rPr>
                <w:rFonts w:hint="eastAsia"/>
                <w:lang w:val="en-US" w:eastAsia="zh-CN"/>
              </w:rPr>
            </w:rPrChange>
          </w:rPr>
          <w:t>构念</w:t>
        </w:r>
      </w:ins>
      <w:ins w:id="65" w:author="孙心茹 [2]" w:date="2025-10-26T15:09:31Z">
        <w:r>
          <w:rPr>
            <w:rFonts w:hint="eastAsia" w:ascii="宋体" w:hAnsi="宋体" w:eastAsia="宋体" w:cs="宋体"/>
            <w:b w:val="0"/>
            <w:bCs w:val="0"/>
            <w:rPrChange w:id="66" w:author="孙心茹 [2]" w:date="2025-10-26T15:10:10Z">
              <w:rPr>
                <w:b/>
                <w:bCs/>
              </w:rPr>
            </w:rPrChange>
          </w:rPr>
          <w:t>是否真正促进心理健康</w:t>
        </w:r>
      </w:ins>
      <w:ins w:id="67" w:author="孙心茹 [2]" w:date="2025-10-26T15:09:31Z">
        <w:r>
          <w:rPr>
            <w:rFonts w:hint="eastAsia" w:ascii="宋体" w:hAnsi="宋体" w:eastAsia="宋体" w:cs="宋体"/>
            <w:rPrChange w:id="68" w:author="孙心茹 [2]" w:date="2025-10-26T15:10:10Z">
              <w:rPr/>
            </w:rPrChange>
          </w:rPr>
          <w:t>这一问题</w:t>
        </w:r>
      </w:ins>
      <w:ins w:id="69" w:author="孙心茹 [2]" w:date="2025-10-26T15:09:47Z">
        <w:r>
          <w:rPr>
            <w:rFonts w:hint="eastAsia" w:ascii="宋体" w:hAnsi="宋体" w:eastAsia="宋体" w:cs="宋体"/>
            <w:lang w:val="en-US" w:eastAsia="zh-CN"/>
            <w:rPrChange w:id="70" w:author="孙心茹 [2]" w:date="2025-10-26T15:10:10Z">
              <w:rPr>
                <w:rFonts w:hint="eastAsia"/>
                <w:lang w:val="en-US" w:eastAsia="zh-CN"/>
              </w:rPr>
            </w:rPrChange>
          </w:rPr>
          <w:t>的</w:t>
        </w:r>
      </w:ins>
      <w:ins w:id="71" w:author="孙心茹 [2]" w:date="2025-10-26T15:09:50Z">
        <w:r>
          <w:rPr>
            <w:rFonts w:hint="eastAsia" w:ascii="宋体" w:hAnsi="宋体" w:eastAsia="宋体" w:cs="宋体"/>
            <w:lang w:val="en-US" w:eastAsia="zh-CN"/>
            <w:rPrChange w:id="72" w:author="孙心茹 [2]" w:date="2025-10-26T15:10:10Z">
              <w:rPr>
                <w:rFonts w:hint="eastAsia"/>
                <w:lang w:val="en-US" w:eastAsia="zh-CN"/>
              </w:rPr>
            </w:rPrChange>
          </w:rPr>
          <w:t>研究结果</w:t>
        </w:r>
      </w:ins>
      <w:ins w:id="73" w:author="孙心茹 [2]" w:date="2025-10-26T15:09:52Z">
        <w:r>
          <w:rPr>
            <w:rFonts w:hint="eastAsia" w:ascii="宋体" w:hAnsi="宋体" w:eastAsia="宋体" w:cs="宋体"/>
            <w:lang w:val="en-US" w:eastAsia="zh-CN"/>
            <w:rPrChange w:id="74" w:author="孙心茹 [2]" w:date="2025-10-26T15:10:10Z">
              <w:rPr>
                <w:rFonts w:hint="eastAsia"/>
                <w:lang w:val="en-US" w:eastAsia="zh-CN"/>
              </w:rPr>
            </w:rPrChange>
          </w:rPr>
          <w:t>也</w:t>
        </w:r>
      </w:ins>
      <w:ins w:id="75" w:author="孙心茹 [2]" w:date="2025-10-26T15:09:31Z">
        <w:r>
          <w:rPr>
            <w:rFonts w:hint="eastAsia" w:ascii="宋体" w:hAnsi="宋体" w:eastAsia="宋体" w:cs="宋体"/>
            <w:rPrChange w:id="76" w:author="孙心茹 [2]" w:date="2025-10-26T15:10:10Z">
              <w:rPr/>
            </w:rPrChange>
          </w:rPr>
          <w:t>并不一致</w:t>
        </w:r>
      </w:ins>
      <w:ins w:id="77" w:author="孙心茹 [2]" w:date="2025-10-26T15:10:13Z">
        <w:r>
          <w:rPr>
            <w:rFonts w:hint="eastAsia" w:ascii="宋体" w:hAnsi="宋体" w:eastAsia="宋体" w:cs="宋体"/>
            <w:kern w:val="2"/>
            <w:sz w:val="21"/>
            <w:lang w:eastAsia="zh-CN"/>
          </w:rPr>
          <w:t>。</w:t>
        </w:r>
      </w:ins>
      <w:ins w:id="78" w:author="孙心茹" w:date="2025-10-21T09:34:00Z">
        <w:del w:id="79" w:author="孙心茹 [2]" w:date="2025-10-26T15:10:26Z">
          <w:r>
            <w:rPr>
              <w:rFonts w:hint="eastAsia"/>
            </w:rPr>
            <w:delText>：先前研究采用多种工具且均声称其测量了积极自我观。</w:delText>
          </w:r>
        </w:del>
      </w:ins>
    </w:p>
    <w:p w14:paraId="3922D995">
      <w:pPr>
        <w:ind w:firstLine="420"/>
        <w:rPr>
          <w:ins w:id="80" w:author="DING　YI" w:date="2025-10-23T11:03:00Z"/>
          <w:b/>
          <w:bCs/>
        </w:rPr>
      </w:pPr>
      <w:ins w:id="81" w:author="孙心茹" w:date="2025-10-21T09:34:00Z">
        <w:r>
          <w:rPr>
            <w:rFonts w:hint="eastAsia"/>
          </w:rPr>
          <w:t>本研究对同一批被试（N = 503）施测12个自我报告问卷及3个行为任务，采用数据驱动的方法探索积极自我观的不同测量之间关系。</w:t>
        </w:r>
      </w:ins>
    </w:p>
    <w:p w14:paraId="07D738C2">
      <w:pPr>
        <w:ind w:firstLine="420"/>
        <w:rPr>
          <w:ins w:id="82" w:author="DING　YI" w:date="2025-10-23T11:05:00Z"/>
          <w:rFonts w:ascii="宋体" w:hAnsi="宋体" w:eastAsia="宋体" w:cs="宋体"/>
        </w:rPr>
      </w:pPr>
      <w:ins w:id="83" w:author="孙心茹" w:date="2025-10-21T09:34:00Z">
        <w:commentRangeStart w:id="1"/>
        <w:r>
          <w:rPr>
            <w:rFonts w:hint="eastAsia" w:ascii="宋体" w:hAnsi="宋体" w:eastAsia="宋体" w:cs="宋体"/>
          </w:rPr>
          <w:t>相关</w:t>
        </w:r>
      </w:ins>
      <w:ins w:id="84" w:author="孙心茹 [2]" w:date="2025-10-26T11:13:45Z">
        <w:r>
          <w:rPr>
            <w:rFonts w:hint="eastAsia" w:ascii="宋体" w:hAnsi="宋体" w:eastAsia="宋体" w:cs="宋体"/>
            <w:lang w:val="en-US" w:eastAsia="zh-CN"/>
          </w:rPr>
          <w:t>分析</w:t>
        </w:r>
      </w:ins>
      <w:ins w:id="85" w:author="孙心茹" w:date="2025-10-21T09:34:00Z">
        <w:r>
          <w:rPr>
            <w:rFonts w:hint="eastAsia" w:ascii="宋体" w:hAnsi="宋体" w:eastAsia="宋体" w:cs="宋体"/>
          </w:rPr>
          <w:t>与网络分析(EGA)</w:t>
        </w:r>
        <w:commentRangeEnd w:id="1"/>
      </w:ins>
      <w:r>
        <w:rPr>
          <w:rStyle w:val="12"/>
        </w:rPr>
        <w:commentReference w:id="1"/>
      </w:r>
      <w:ins w:id="86" w:author="孙心茹" w:date="2025-10-21T09:34:00Z">
        <w:r>
          <w:rPr>
            <w:rFonts w:hint="eastAsia" w:ascii="宋体" w:hAnsi="宋体" w:eastAsia="宋体" w:cs="宋体"/>
          </w:rPr>
          <w:t>结果表明，</w:t>
        </w:r>
        <w:commentRangeStart w:id="2"/>
        <w:r>
          <w:rPr>
            <w:rFonts w:hint="eastAsia" w:ascii="宋体" w:hAnsi="宋体" w:eastAsia="宋体" w:cs="宋体"/>
          </w:rPr>
          <w:t>自我报告与行为任务在结构上存在明显分离，反映了积极自我观可能存在多层表征</w:t>
        </w:r>
        <w:commentRangeEnd w:id="2"/>
      </w:ins>
      <w:r>
        <w:rPr>
          <w:rStyle w:val="12"/>
        </w:rPr>
        <w:commentReference w:id="2"/>
      </w:r>
      <w:ins w:id="87" w:author="孙心茹 [2]" w:date="2025-10-26T15:25:58Z">
        <w:r>
          <w:rPr>
            <w:rStyle w:val="12"/>
            <w:rFonts w:hint="eastAsia"/>
            <w:lang w:eastAsia="zh-CN"/>
          </w:rPr>
          <w:t>；</w:t>
        </w:r>
      </w:ins>
      <w:ins w:id="88" w:author="孙心茹" w:date="2025-10-21T09:34:00Z">
        <w:del w:id="89" w:author="孙心茹 [2]" w:date="2025-10-26T15:25:56Z">
          <w:r>
            <w:rPr>
              <w:rFonts w:hint="eastAsia" w:ascii="宋体" w:hAnsi="宋体" w:eastAsia="宋体" w:cs="宋体"/>
            </w:rPr>
            <w:delText>。</w:delText>
          </w:r>
        </w:del>
      </w:ins>
      <w:ins w:id="90" w:author="孙心茹" w:date="2025-10-21T09:34:00Z">
        <w:commentRangeStart w:id="3"/>
        <w:r>
          <w:rPr>
            <w:rFonts w:hint="eastAsia" w:ascii="宋体" w:hAnsi="宋体" w:eastAsia="宋体" w:cs="宋体"/>
          </w:rPr>
          <w:t>经EGA分析</w:t>
        </w:r>
      </w:ins>
      <w:ins w:id="91" w:author="孙心茹" w:date="2025-10-21T09:34:00Z">
        <w:del w:id="92" w:author="孙心茹 [2]" w:date="2025-10-26T15:16:35Z">
          <w:r>
            <w:rPr>
              <w:rFonts w:hint="eastAsia" w:ascii="宋体" w:hAnsi="宋体" w:eastAsia="宋体" w:cs="宋体"/>
            </w:rPr>
            <w:delText>中的平均相关程度</w:delText>
          </w:r>
        </w:del>
      </w:ins>
      <w:ins w:id="93" w:author="孙心茹" w:date="2025-10-21T09:34:00Z">
        <w:r>
          <w:rPr>
            <w:rFonts w:hint="eastAsia" w:ascii="宋体" w:hAnsi="宋体" w:eastAsia="宋体" w:cs="宋体"/>
          </w:rPr>
          <w:t>剔除部分冗余条目，</w:t>
        </w:r>
        <w:commentRangeEnd w:id="3"/>
      </w:ins>
      <w:r>
        <w:rPr>
          <w:rStyle w:val="12"/>
        </w:rPr>
        <w:commentReference w:id="3"/>
      </w:r>
      <w:ins w:id="94" w:author="孙心茹" w:date="2025-10-21T09:34:00Z">
        <w:r>
          <w:rPr>
            <w:rFonts w:hint="eastAsia" w:ascii="宋体" w:hAnsi="宋体" w:eastAsia="宋体" w:cs="宋体"/>
          </w:rPr>
          <w:t>并对保留的条目进行社群提取，</w:t>
        </w:r>
        <w:commentRangeStart w:id="4"/>
        <w:r>
          <w:rPr>
            <w:rFonts w:hint="eastAsia" w:ascii="宋体" w:hAnsi="宋体" w:eastAsia="宋体" w:cs="宋体"/>
          </w:rPr>
          <w:t>结果表明积极自我观由7个社群构成，</w:t>
        </w:r>
      </w:ins>
      <w:ins w:id="95" w:author="孙心茹 [2]" w:date="2025-10-26T15:23:33Z">
        <w:r>
          <w:rPr>
            <w:rFonts w:hint="eastAsia" w:ascii="宋体" w:hAnsi="宋体" w:eastAsia="宋体" w:cs="宋体"/>
            <w:lang w:val="en-US" w:eastAsia="zh-CN"/>
          </w:rPr>
          <w:t>反映</w:t>
        </w:r>
      </w:ins>
      <w:ins w:id="96" w:author="孙心茹 [2]" w:date="2025-10-26T15:23:37Z">
        <w:r>
          <w:rPr>
            <w:rFonts w:hint="eastAsia" w:ascii="宋体" w:hAnsi="宋体" w:eastAsia="宋体" w:cs="宋体"/>
            <w:lang w:val="en-US" w:eastAsia="zh-CN"/>
          </w:rPr>
          <w:t>了</w:t>
        </w:r>
      </w:ins>
      <w:ins w:id="97" w:author="孙心茹 [2]" w:date="2025-10-26T15:23:39Z">
        <w:r>
          <w:rPr>
            <w:rFonts w:hint="eastAsia" w:ascii="宋体" w:hAnsi="宋体" w:eastAsia="宋体" w:cs="宋体"/>
            <w:lang w:val="en-US" w:eastAsia="zh-CN"/>
          </w:rPr>
          <w:t>积极自我</w:t>
        </w:r>
      </w:ins>
      <w:ins w:id="98" w:author="孙心茹 [2]" w:date="2025-10-26T15:23:46Z">
        <w:r>
          <w:rPr>
            <w:rFonts w:hint="eastAsia" w:ascii="宋体" w:hAnsi="宋体" w:eastAsia="宋体" w:cs="宋体"/>
            <w:lang w:val="en-US" w:eastAsia="zh-CN"/>
          </w:rPr>
          <w:t>观</w:t>
        </w:r>
      </w:ins>
      <w:ins w:id="99" w:author="孙心茹 [2]" w:date="2025-10-26T15:24:39Z">
        <w:r>
          <w:rPr>
            <w:rFonts w:hint="eastAsia" w:ascii="宋体" w:hAnsi="宋体" w:eastAsia="宋体" w:cs="宋体"/>
            <w:lang w:val="en-US" w:eastAsia="zh-CN"/>
          </w:rPr>
          <w:t>应</w:t>
        </w:r>
      </w:ins>
      <w:ins w:id="100" w:author="孙心茹 [2]" w:date="2025-10-26T15:24:40Z">
        <w:r>
          <w:rPr>
            <w:rFonts w:hint="eastAsia" w:ascii="宋体" w:hAnsi="宋体" w:eastAsia="宋体" w:cs="宋体"/>
            <w:lang w:val="en-US" w:eastAsia="zh-CN"/>
          </w:rPr>
          <w:t>被</w:t>
        </w:r>
      </w:ins>
      <w:ins w:id="101" w:author="孙心茹 [2]" w:date="2025-10-26T15:24:53Z">
        <w:r>
          <w:rPr>
            <w:rFonts w:hint="eastAsia" w:ascii="宋体" w:hAnsi="宋体" w:eastAsia="宋体" w:cs="宋体"/>
            <w:lang w:val="en-US" w:eastAsia="zh-CN"/>
          </w:rPr>
          <w:t>理解</w:t>
        </w:r>
      </w:ins>
      <w:ins w:id="102" w:author="孙心茹 [2]" w:date="2025-10-26T15:25:15Z">
        <w:r>
          <w:rPr>
            <w:rFonts w:hint="eastAsia" w:ascii="宋体" w:hAnsi="宋体" w:eastAsia="宋体" w:cs="宋体"/>
            <w:lang w:val="en-US" w:eastAsia="zh-CN"/>
          </w:rPr>
          <w:t>为</w:t>
        </w:r>
      </w:ins>
      <w:ins w:id="103" w:author="孙心茹 [2]" w:date="2025-10-26T15:25:19Z">
        <w:r>
          <w:rPr>
            <w:rFonts w:hint="eastAsia" w:ascii="宋体" w:hAnsi="宋体" w:eastAsia="宋体" w:cs="宋体"/>
            <w:lang w:val="en-US" w:eastAsia="zh-CN"/>
          </w:rPr>
          <w:t>“</w:t>
        </w:r>
      </w:ins>
      <w:ins w:id="104" w:author="孙心茹 [2]" w:date="2025-10-26T15:25:26Z">
        <w:r>
          <w:rPr>
            <w:rFonts w:hint="eastAsia" w:ascii="宋体" w:hAnsi="宋体" w:eastAsia="宋体" w:cs="宋体"/>
            <w:lang w:val="en-US" w:eastAsia="zh-CN"/>
          </w:rPr>
          <w:t>族群</w:t>
        </w:r>
      </w:ins>
      <w:ins w:id="105" w:author="孙心茹 [2]" w:date="2025-10-26T15:25:29Z">
        <w:r>
          <w:rPr>
            <w:rFonts w:hint="eastAsia" w:ascii="宋体" w:hAnsi="宋体" w:eastAsia="宋体" w:cs="宋体"/>
            <w:lang w:val="en-US" w:eastAsia="zh-CN"/>
          </w:rPr>
          <w:t>式</w:t>
        </w:r>
      </w:ins>
      <w:ins w:id="106" w:author="孙心茹 [2]" w:date="2025-10-26T15:25:30Z">
        <w:r>
          <w:rPr>
            <w:rFonts w:hint="eastAsia" w:ascii="宋体" w:hAnsi="宋体" w:eastAsia="宋体" w:cs="宋体"/>
            <w:lang w:val="en-US" w:eastAsia="zh-CN"/>
          </w:rPr>
          <w:t>”</w:t>
        </w:r>
      </w:ins>
      <w:ins w:id="107" w:author="孙心茹 [2]" w:date="2025-10-26T15:25:34Z">
        <w:r>
          <w:rPr>
            <w:rFonts w:hint="eastAsia" w:ascii="宋体" w:hAnsi="宋体" w:eastAsia="宋体" w:cs="宋体"/>
            <w:lang w:val="en-US" w:eastAsia="zh-CN"/>
          </w:rPr>
          <w:t>构念</w:t>
        </w:r>
      </w:ins>
      <w:ins w:id="108" w:author="孙心茹 [2]" w:date="2025-10-26T15:25:50Z">
        <w:r>
          <w:rPr>
            <w:rFonts w:hint="eastAsia" w:ascii="宋体" w:hAnsi="宋体" w:eastAsia="宋体" w:cs="宋体"/>
            <w:lang w:val="en-US" w:eastAsia="zh-CN"/>
          </w:rPr>
          <w:t>；</w:t>
        </w:r>
      </w:ins>
      <w:ins w:id="109" w:author="孙心茹" w:date="2025-10-21T09:34:00Z">
        <w:del w:id="110" w:author="孙心茹 [2]" w:date="2025-10-26T15:23:13Z">
          <w:r>
            <w:rPr>
              <w:rFonts w:hint="eastAsia" w:ascii="宋体" w:hAnsi="宋体" w:eastAsia="宋体" w:cs="宋体"/>
            </w:rPr>
            <w:delText>分别为自我清晰与积极期望、自我掌控与道德自我、核心自尊与社会自我、防御性自我增强、积极自我加工、印象管理、道德形象。</w:delText>
          </w:r>
        </w:del>
      </w:ins>
      <w:ins w:id="111" w:author="孙心茹" w:date="2025-10-21T09:34:00Z">
        <w:r>
          <w:rPr>
            <w:rFonts w:hint="eastAsia" w:ascii="宋体" w:hAnsi="宋体" w:eastAsia="宋体" w:cs="宋体"/>
          </w:rPr>
          <w:t>自动机器学习分析表明积极自我观的所有条目对个体心理健康（包括抑郁、拖延、焦虑、主观幸福感）的预测力有限</w:t>
        </w:r>
      </w:ins>
      <w:ins w:id="112" w:author="孙心茹 [2]" w:date="2025-10-26T15:26:23Z">
        <w:r>
          <w:rPr>
            <w:rFonts w:hint="eastAsia" w:ascii="宋体" w:hAnsi="宋体" w:eastAsia="宋体" w:cs="宋体"/>
            <w:lang w:eastAsia="zh-CN"/>
          </w:rPr>
          <w:t>；</w:t>
        </w:r>
      </w:ins>
      <w:ins w:id="113" w:author="孙心茹" w:date="2025-10-21T09:34:00Z">
        <w:del w:id="114" w:author="孙心茹 [2]" w:date="2025-10-26T15:26:23Z">
          <w:r>
            <w:rPr>
              <w:rFonts w:hint="eastAsia" w:ascii="宋体" w:hAnsi="宋体" w:eastAsia="宋体" w:cs="宋体"/>
            </w:rPr>
            <w:delText>。</w:delText>
          </w:r>
        </w:del>
      </w:ins>
      <w:ins w:id="115" w:author="孙心茹" w:date="2025-10-21T09:34:00Z">
        <w:r>
          <w:rPr>
            <w:rFonts w:hint="eastAsia" w:ascii="宋体" w:hAnsi="宋体" w:eastAsia="宋体" w:cs="宋体"/>
          </w:rPr>
          <w:t>在预测模型中，积极自我加工条目（包括内隐任务、各领域自尊量表等）、自我掌控与道德自我（包括道德认同量表、内控性量表等）表现出显著的特征重要性（SHAP值），与EGA分析中得到</w:t>
        </w:r>
      </w:ins>
      <w:ins w:id="116" w:author="孙心茹 [2]" w:date="2025-10-27T13:44:22Z">
        <w:r>
          <w:rPr>
            <w:rFonts w:hint="eastAsia" w:ascii="宋体" w:hAnsi="宋体" w:eastAsia="宋体" w:cs="宋体"/>
            <w:lang w:val="en-US" w:eastAsia="zh-CN"/>
          </w:rPr>
          <w:t>的</w:t>
        </w:r>
      </w:ins>
      <w:ins w:id="117" w:author="孙心茹" w:date="2025-10-21T09:34:00Z">
        <w:del w:id="118" w:author="孙心茹 [2]" w:date="2025-10-27T13:44:14Z">
          <w:r>
            <w:rPr>
              <w:rFonts w:hint="eastAsia" w:ascii="宋体" w:hAnsi="宋体" w:eastAsia="宋体" w:cs="宋体"/>
            </w:rPr>
            <w:delText>的</w:delText>
          </w:r>
        </w:del>
      </w:ins>
      <w:ins w:id="119" w:author="孙心茹" w:date="2025-10-21T09:34:00Z">
        <w:del w:id="120" w:author="孙心茹 [2]" w:date="2025-10-27T13:44:04Z">
          <w:r>
            <w:rPr>
              <w:rFonts w:hint="default" w:ascii="宋体" w:hAnsi="宋体" w:eastAsia="宋体" w:cs="宋体"/>
              <w:lang w:val="en-US"/>
            </w:rPr>
            <w:delText>稳定</w:delText>
          </w:r>
        </w:del>
      </w:ins>
      <w:ins w:id="121" w:author="孙心茹" w:date="2025-10-21T09:34:00Z">
        <w:r>
          <w:rPr>
            <w:rFonts w:hint="eastAsia" w:ascii="宋体" w:hAnsi="宋体" w:eastAsia="宋体" w:cs="宋体"/>
          </w:rPr>
          <w:t>社群相吻合。</w:t>
        </w:r>
        <w:commentRangeEnd w:id="4"/>
      </w:ins>
      <w:r>
        <w:rPr>
          <w:rStyle w:val="12"/>
        </w:rPr>
        <w:commentReference w:id="4"/>
      </w:r>
      <w:ins w:id="122" w:author="孙心茹" w:date="2025-10-21T09:34:00Z">
        <w:r>
          <w:rPr>
            <w:rFonts w:hint="eastAsia" w:ascii="宋体" w:hAnsi="宋体" w:eastAsia="宋体" w:cs="宋体"/>
          </w:rPr>
          <w:t>值得注意的是，部分在EGA中被筛除的条目，尤其是来自行为任务（如 SRET、ALT）的反应时与正确率指标，仍在预测模型中表现出较高的重要性。</w:t>
        </w:r>
      </w:ins>
    </w:p>
    <w:p w14:paraId="40948D5E">
      <w:pPr>
        <w:widowControl/>
        <w:ind w:firstLine="420"/>
        <w:rPr>
          <w:ins w:id="124" w:author="孙心茹" w:date="2025-10-21T09:34:00Z"/>
          <w:rFonts w:cs="宋体"/>
        </w:rPr>
        <w:pPrChange w:id="123" w:author="DING　YI" w:date="2025-10-23T11:03:00Z">
          <w:pPr>
            <w:pStyle w:val="3"/>
            <w:widowControl/>
            <w:numPr>
              <w:ilvl w:val="255"/>
              <w:numId w:val="0"/>
            </w:numPr>
          </w:pPr>
        </w:pPrChange>
      </w:pPr>
      <w:ins w:id="125" w:author="孙心茹" w:date="2025-10-21T09:34:00Z">
        <w:r>
          <w:rPr>
            <w:rFonts w:hint="eastAsia" w:ascii="宋体" w:hAnsi="宋体" w:eastAsia="宋体" w:cs="宋体"/>
          </w:rPr>
          <w:t>本研究结果表明</w:t>
        </w:r>
      </w:ins>
      <w:ins w:id="126" w:author="孙心茹 [2]" w:date="2025-10-26T15:33:55Z">
        <w:r>
          <w:rPr>
            <w:rFonts w:hint="eastAsia" w:ascii="宋体" w:hAnsi="宋体" w:eastAsia="宋体" w:cs="宋体"/>
            <w:lang w:eastAsia="zh-CN"/>
          </w:rPr>
          <w:t>，</w:t>
        </w:r>
      </w:ins>
      <w:ins w:id="127" w:author="孙心茹 [2]" w:date="2025-10-26T15:30:56Z">
        <w:r>
          <w:rPr>
            <w:rFonts w:hint="eastAsia" w:ascii="宋体" w:hAnsi="宋体" w:eastAsia="宋体" w:cs="宋体"/>
            <w:lang w:val="en-US" w:eastAsia="zh-CN"/>
          </w:rPr>
          <w:t>积极自我观</w:t>
        </w:r>
      </w:ins>
      <w:ins w:id="128" w:author="孙心茹 [2]" w:date="2025-10-26T15:33:59Z">
        <w:r>
          <w:rPr>
            <w:rFonts w:hint="eastAsia" w:ascii="宋体" w:hAnsi="宋体" w:eastAsia="宋体" w:cs="宋体"/>
            <w:lang w:val="en-US" w:eastAsia="zh-CN"/>
          </w:rPr>
          <w:t>为</w:t>
        </w:r>
      </w:ins>
      <w:ins w:id="129" w:author="孙心茹 [2]" w:date="2025-10-26T15:34:00Z">
        <w:r>
          <w:rPr>
            <w:rFonts w:hint="eastAsia" w:ascii="宋体" w:hAnsi="宋体" w:eastAsia="宋体" w:cs="宋体"/>
            <w:lang w:val="en-US" w:eastAsia="zh-CN"/>
          </w:rPr>
          <w:t>“</w:t>
        </w:r>
      </w:ins>
      <w:ins w:id="130" w:author="孙心茹 [2]" w:date="2025-10-26T15:34:03Z">
        <w:r>
          <w:rPr>
            <w:rFonts w:hint="eastAsia" w:ascii="宋体" w:hAnsi="宋体" w:eastAsia="宋体" w:cs="宋体"/>
            <w:lang w:val="en-US" w:eastAsia="zh-CN"/>
          </w:rPr>
          <w:t>族群式</w:t>
        </w:r>
      </w:ins>
      <w:ins w:id="131" w:author="孙心茹 [2]" w:date="2025-10-26T15:34:05Z">
        <w:r>
          <w:rPr>
            <w:rFonts w:hint="eastAsia" w:ascii="宋体" w:hAnsi="宋体" w:eastAsia="宋体" w:cs="宋体"/>
            <w:lang w:val="en-US" w:eastAsia="zh-CN"/>
          </w:rPr>
          <w:t>构念</w:t>
        </w:r>
      </w:ins>
      <w:ins w:id="132" w:author="孙心茹 [2]" w:date="2025-10-26T15:34:06Z">
        <w:r>
          <w:rPr>
            <w:rFonts w:hint="eastAsia" w:ascii="宋体" w:hAnsi="宋体" w:eastAsia="宋体" w:cs="宋体"/>
            <w:lang w:val="en-US" w:eastAsia="zh-CN"/>
          </w:rPr>
          <w:t>”</w:t>
        </w:r>
      </w:ins>
      <w:ins w:id="133" w:author="孙心茹 [2]" w:date="2025-10-26T15:34:08Z">
        <w:r>
          <w:rPr>
            <w:rFonts w:hint="eastAsia" w:ascii="宋体" w:hAnsi="宋体" w:eastAsia="宋体" w:cs="宋体"/>
            <w:lang w:val="en-US" w:eastAsia="zh-CN"/>
          </w:rPr>
          <w:t>，</w:t>
        </w:r>
      </w:ins>
      <w:ins w:id="134" w:author="孙心茹 [2]" w:date="2025-10-26T15:34:10Z">
        <w:r>
          <w:rPr>
            <w:rFonts w:hint="eastAsia" w:ascii="宋体" w:hAnsi="宋体" w:eastAsia="宋体" w:cs="宋体"/>
            <w:lang w:val="en-US" w:eastAsia="zh-CN"/>
          </w:rPr>
          <w:t>包含</w:t>
        </w:r>
      </w:ins>
      <w:ins w:id="135" w:author="孙心茹 [2]" w:date="2025-10-26T15:34:13Z">
        <w:r>
          <w:rPr>
            <w:rFonts w:hint="eastAsia" w:ascii="宋体" w:hAnsi="宋体" w:eastAsia="宋体" w:cs="宋体"/>
            <w:lang w:val="en-US" w:eastAsia="zh-CN"/>
          </w:rPr>
          <w:t>稳定</w:t>
        </w:r>
      </w:ins>
      <w:ins w:id="136" w:author="孙心茹 [2]" w:date="2025-10-26T15:34:14Z">
        <w:r>
          <w:rPr>
            <w:rFonts w:hint="eastAsia" w:ascii="宋体" w:hAnsi="宋体" w:eastAsia="宋体" w:cs="宋体"/>
            <w:lang w:val="en-US" w:eastAsia="zh-CN"/>
          </w:rPr>
          <w:t>的</w:t>
        </w:r>
      </w:ins>
      <w:ins w:id="137" w:author="孙心茹 [2]" w:date="2025-10-26T15:34:22Z">
        <w:r>
          <w:rPr>
            <w:rFonts w:hint="eastAsia" w:ascii="宋体" w:hAnsi="宋体" w:eastAsia="宋体" w:cs="宋体"/>
            <w:lang w:val="en-US" w:eastAsia="zh-CN"/>
          </w:rPr>
          <w:t>族群</w:t>
        </w:r>
      </w:ins>
      <w:ins w:id="138" w:author="孙心茹 [2]" w:date="2025-10-26T15:34:30Z">
        <w:r>
          <w:rPr>
            <w:rFonts w:hint="eastAsia" w:ascii="宋体" w:hAnsi="宋体" w:eastAsia="宋体" w:cs="宋体"/>
            <w:lang w:val="en-US" w:eastAsia="zh-CN"/>
          </w:rPr>
          <w:t>；</w:t>
        </w:r>
      </w:ins>
      <w:ins w:id="139" w:author="孙心茹 [2]" w:date="2025-10-26T15:34:46Z">
        <w:r>
          <w:rPr>
            <w:rFonts w:hint="eastAsia" w:ascii="宋体" w:hAnsi="宋体" w:eastAsia="宋体" w:cs="宋体"/>
            <w:lang w:val="en-US" w:eastAsia="zh-CN"/>
          </w:rPr>
          <w:t>积极自我</w:t>
        </w:r>
      </w:ins>
      <w:ins w:id="140" w:author="孙心茹 [2]" w:date="2025-10-26T15:34:57Z">
        <w:r>
          <w:rPr>
            <w:rFonts w:hint="eastAsia" w:ascii="宋体" w:hAnsi="宋体" w:eastAsia="宋体" w:cs="宋体"/>
            <w:lang w:val="en-US" w:eastAsia="zh-CN"/>
          </w:rPr>
          <w:t>测量</w:t>
        </w:r>
      </w:ins>
      <w:ins w:id="141" w:author="孙心茹 [2]" w:date="2025-10-26T15:35:00Z">
        <w:r>
          <w:rPr>
            <w:rFonts w:hint="eastAsia" w:ascii="宋体" w:hAnsi="宋体" w:eastAsia="宋体" w:cs="宋体"/>
            <w:lang w:val="en-US" w:eastAsia="zh-CN"/>
          </w:rPr>
          <w:t>对</w:t>
        </w:r>
      </w:ins>
      <w:ins w:id="142" w:author="孙心茹 [2]" w:date="2025-10-26T15:35:01Z">
        <w:r>
          <w:rPr>
            <w:rFonts w:hint="eastAsia" w:ascii="宋体" w:hAnsi="宋体" w:eastAsia="宋体" w:cs="宋体"/>
            <w:lang w:val="en-US" w:eastAsia="zh-CN"/>
          </w:rPr>
          <w:t>心理</w:t>
        </w:r>
      </w:ins>
      <w:ins w:id="143" w:author="孙心茹 [2]" w:date="2025-10-26T15:35:03Z">
        <w:r>
          <w:rPr>
            <w:rFonts w:hint="eastAsia" w:ascii="宋体" w:hAnsi="宋体" w:eastAsia="宋体" w:cs="宋体"/>
            <w:lang w:val="en-US" w:eastAsia="zh-CN"/>
          </w:rPr>
          <w:t>健康的</w:t>
        </w:r>
      </w:ins>
      <w:ins w:id="144" w:author="孙心茹 [2]" w:date="2025-10-26T15:35:05Z">
        <w:r>
          <w:rPr>
            <w:rFonts w:hint="eastAsia" w:ascii="宋体" w:hAnsi="宋体" w:eastAsia="宋体" w:cs="宋体"/>
            <w:lang w:val="en-US" w:eastAsia="zh-CN"/>
          </w:rPr>
          <w:t>预测</w:t>
        </w:r>
      </w:ins>
      <w:ins w:id="145" w:author="孙心茹 [2]" w:date="2025-10-26T15:35:07Z">
        <w:r>
          <w:rPr>
            <w:rFonts w:hint="eastAsia" w:ascii="宋体" w:hAnsi="宋体" w:eastAsia="宋体" w:cs="宋体"/>
            <w:lang w:val="en-US" w:eastAsia="zh-CN"/>
          </w:rPr>
          <w:t>能力</w:t>
        </w:r>
      </w:ins>
      <w:ins w:id="146" w:author="孙心茹 [2]" w:date="2025-10-26T15:35:09Z">
        <w:r>
          <w:rPr>
            <w:rFonts w:hint="eastAsia" w:ascii="宋体" w:hAnsi="宋体" w:eastAsia="宋体" w:cs="宋体"/>
            <w:lang w:val="en-US" w:eastAsia="zh-CN"/>
          </w:rPr>
          <w:t>有限</w:t>
        </w:r>
      </w:ins>
      <w:ins w:id="147" w:author="孙心茹 [2]" w:date="2025-10-26T15:35:10Z">
        <w:r>
          <w:rPr>
            <w:rFonts w:hint="eastAsia" w:ascii="宋体" w:hAnsi="宋体" w:eastAsia="宋体" w:cs="宋体"/>
            <w:lang w:val="en-US" w:eastAsia="zh-CN"/>
          </w:rPr>
          <w:t>，</w:t>
        </w:r>
      </w:ins>
      <w:ins w:id="148" w:author="孙心茹 [2]" w:date="2025-10-26T15:35:14Z">
        <w:r>
          <w:rPr>
            <w:rFonts w:hint="eastAsia" w:ascii="宋体" w:hAnsi="宋体" w:eastAsia="宋体" w:cs="宋体"/>
            <w:lang w:val="en-US" w:eastAsia="zh-CN"/>
          </w:rPr>
          <w:t>且</w:t>
        </w:r>
      </w:ins>
      <w:ins w:id="149" w:author="孙心茹 [2]" w:date="2025-10-26T15:35:21Z">
        <w:r>
          <w:rPr>
            <w:rFonts w:hint="eastAsia" w:ascii="宋体" w:hAnsi="宋体" w:eastAsia="宋体" w:cs="宋体"/>
            <w:lang w:val="en-US" w:eastAsia="zh-CN"/>
          </w:rPr>
          <w:t>表现出</w:t>
        </w:r>
      </w:ins>
      <w:ins w:id="150" w:author="孙心茹 [2]" w:date="2025-10-26T15:35:24Z">
        <w:r>
          <w:rPr>
            <w:rFonts w:hint="eastAsia" w:ascii="宋体" w:hAnsi="宋体" w:eastAsia="宋体" w:cs="宋体"/>
            <w:lang w:val="en-US" w:eastAsia="zh-CN"/>
          </w:rPr>
          <w:t>自我</w:t>
        </w:r>
      </w:ins>
      <w:ins w:id="151" w:author="孙心茹 [2]" w:date="2025-10-26T15:35:25Z">
        <w:r>
          <w:rPr>
            <w:rFonts w:hint="eastAsia" w:ascii="宋体" w:hAnsi="宋体" w:eastAsia="宋体" w:cs="宋体"/>
            <w:lang w:val="en-US" w:eastAsia="zh-CN"/>
          </w:rPr>
          <w:t>报告</w:t>
        </w:r>
      </w:ins>
      <w:ins w:id="152" w:author="孙心茹 [2]" w:date="2025-10-26T15:35:26Z">
        <w:r>
          <w:rPr>
            <w:rFonts w:hint="eastAsia" w:ascii="宋体" w:hAnsi="宋体" w:eastAsia="宋体" w:cs="宋体"/>
            <w:lang w:val="en-US" w:eastAsia="zh-CN"/>
          </w:rPr>
          <w:t>与</w:t>
        </w:r>
      </w:ins>
      <w:ins w:id="153" w:author="孙心茹 [2]" w:date="2025-10-26T15:35:28Z">
        <w:r>
          <w:rPr>
            <w:rFonts w:hint="eastAsia" w:ascii="宋体" w:hAnsi="宋体" w:eastAsia="宋体" w:cs="宋体"/>
            <w:lang w:val="en-US" w:eastAsia="zh-CN"/>
          </w:rPr>
          <w:t>行为任务</w:t>
        </w:r>
      </w:ins>
      <w:ins w:id="154" w:author="孙心茹 [2]" w:date="2025-10-26T15:35:29Z">
        <w:r>
          <w:rPr>
            <w:rFonts w:hint="eastAsia" w:ascii="宋体" w:hAnsi="宋体" w:eastAsia="宋体" w:cs="宋体"/>
            <w:lang w:val="en-US" w:eastAsia="zh-CN"/>
          </w:rPr>
          <w:t>的</w:t>
        </w:r>
      </w:ins>
      <w:ins w:id="155" w:author="孙心茹 [2]" w:date="2025-10-26T15:35:32Z">
        <w:r>
          <w:rPr>
            <w:rFonts w:hint="eastAsia" w:ascii="宋体" w:hAnsi="宋体" w:eastAsia="宋体" w:cs="宋体"/>
            <w:lang w:val="en-US" w:eastAsia="zh-CN"/>
          </w:rPr>
          <w:t>功能“</w:t>
        </w:r>
      </w:ins>
      <w:ins w:id="156" w:author="孙心茹 [2]" w:date="2025-10-26T15:35:35Z">
        <w:r>
          <w:rPr>
            <w:rFonts w:hint="eastAsia" w:ascii="宋体" w:hAnsi="宋体" w:eastAsia="宋体" w:cs="宋体"/>
            <w:lang w:val="en-US" w:eastAsia="zh-CN"/>
          </w:rPr>
          <w:t>悖论</w:t>
        </w:r>
      </w:ins>
      <w:ins w:id="157" w:author="孙心茹 [2]" w:date="2025-10-26T15:35:36Z">
        <w:r>
          <w:rPr>
            <w:rFonts w:hint="eastAsia" w:ascii="宋体" w:hAnsi="宋体" w:eastAsia="宋体" w:cs="宋体"/>
            <w:lang w:val="en-US" w:eastAsia="zh-CN"/>
          </w:rPr>
          <w:t>”</w:t>
        </w:r>
      </w:ins>
      <w:ins w:id="158" w:author="孙心茹 [2]" w:date="2025-10-26T15:35:43Z">
        <w:r>
          <w:rPr>
            <w:rFonts w:hint="eastAsia" w:ascii="宋体" w:hAnsi="宋体" w:eastAsia="宋体" w:cs="宋体"/>
            <w:lang w:val="en-US" w:eastAsia="zh-CN"/>
          </w:rPr>
          <w:t>：</w:t>
        </w:r>
      </w:ins>
      <w:ins w:id="159" w:author="孙心茹 [2]" w:date="2025-10-27T13:44:31Z">
        <w:r>
          <w:rPr>
            <w:rFonts w:hint="eastAsia" w:ascii="宋体" w:hAnsi="宋体" w:eastAsia="宋体" w:cs="宋体"/>
            <w:lang w:val="en-US" w:eastAsia="zh-CN"/>
          </w:rPr>
          <w:t>行为任务</w:t>
        </w:r>
      </w:ins>
      <w:ins w:id="160" w:author="孙心茹 [2]" w:date="2025-10-27T13:44:32Z">
        <w:r>
          <w:rPr>
            <w:rFonts w:hint="eastAsia" w:ascii="宋体" w:hAnsi="宋体" w:eastAsia="宋体" w:cs="宋体"/>
            <w:lang w:val="en-US" w:eastAsia="zh-CN"/>
          </w:rPr>
          <w:t>在</w:t>
        </w:r>
      </w:ins>
      <w:ins w:id="161" w:author="孙心茹 [2]" w:date="2025-10-27T13:44:35Z">
        <w:r>
          <w:rPr>
            <w:rFonts w:hint="eastAsia" w:ascii="宋体" w:hAnsi="宋体" w:eastAsia="宋体" w:cs="宋体"/>
            <w:lang w:val="en-US" w:eastAsia="zh-CN"/>
          </w:rPr>
          <w:t>预测</w:t>
        </w:r>
      </w:ins>
      <w:ins w:id="162" w:author="孙心茹 [2]" w:date="2025-10-27T13:44:37Z">
        <w:r>
          <w:rPr>
            <w:rFonts w:hint="eastAsia" w:ascii="宋体" w:hAnsi="宋体" w:eastAsia="宋体" w:cs="宋体"/>
            <w:lang w:val="en-US" w:eastAsia="zh-CN"/>
          </w:rPr>
          <w:t>功能</w:t>
        </w:r>
      </w:ins>
      <w:ins w:id="163" w:author="孙心茹 [2]" w:date="2025-10-27T13:44:39Z">
        <w:r>
          <w:rPr>
            <w:rFonts w:hint="eastAsia" w:ascii="宋体" w:hAnsi="宋体" w:eastAsia="宋体" w:cs="宋体"/>
            <w:lang w:val="en-US" w:eastAsia="zh-CN"/>
          </w:rPr>
          <w:t>上</w:t>
        </w:r>
      </w:ins>
      <w:ins w:id="164" w:author="孙心茹 [2]" w:date="2025-10-27T13:44:42Z">
        <w:r>
          <w:rPr>
            <w:rFonts w:hint="eastAsia" w:ascii="宋体" w:hAnsi="宋体" w:eastAsia="宋体" w:cs="宋体"/>
            <w:lang w:val="en-US" w:eastAsia="zh-CN"/>
          </w:rPr>
          <w:t>的</w:t>
        </w:r>
      </w:ins>
      <w:ins w:id="165" w:author="孙心茹 [2]" w:date="2025-10-27T13:44:45Z">
        <w:r>
          <w:rPr>
            <w:rFonts w:hint="eastAsia" w:ascii="宋体" w:hAnsi="宋体" w:eastAsia="宋体" w:cs="宋体"/>
            <w:lang w:val="en-US" w:eastAsia="zh-CN"/>
          </w:rPr>
          <w:t>贡献</w:t>
        </w:r>
      </w:ins>
      <w:ins w:id="166" w:author="孙心茹 [2]" w:date="2025-10-27T13:44:48Z">
        <w:r>
          <w:rPr>
            <w:rFonts w:hint="eastAsia" w:ascii="宋体" w:hAnsi="宋体" w:eastAsia="宋体" w:cs="宋体"/>
            <w:lang w:val="en-US" w:eastAsia="zh-CN"/>
          </w:rPr>
          <w:t>高于</w:t>
        </w:r>
      </w:ins>
      <w:ins w:id="167" w:author="孙心茹 [2]" w:date="2025-10-27T13:44:50Z">
        <w:r>
          <w:rPr>
            <w:rFonts w:hint="eastAsia" w:ascii="宋体" w:hAnsi="宋体" w:eastAsia="宋体" w:cs="宋体"/>
            <w:lang w:val="en-US" w:eastAsia="zh-CN"/>
          </w:rPr>
          <w:t>自我</w:t>
        </w:r>
      </w:ins>
      <w:ins w:id="168" w:author="孙心茹 [2]" w:date="2025-10-27T13:44:52Z">
        <w:r>
          <w:rPr>
            <w:rFonts w:hint="eastAsia" w:ascii="宋体" w:hAnsi="宋体" w:eastAsia="宋体" w:cs="宋体"/>
            <w:lang w:val="en-US" w:eastAsia="zh-CN"/>
          </w:rPr>
          <w:t>报告</w:t>
        </w:r>
      </w:ins>
      <w:ins w:id="169" w:author="孙心茹 [2]" w:date="2025-10-27T13:45:03Z">
        <w:r>
          <w:rPr>
            <w:rFonts w:hint="eastAsia" w:ascii="宋体" w:hAnsi="宋体" w:eastAsia="宋体" w:cs="宋体"/>
            <w:lang w:val="en-US" w:eastAsia="zh-CN"/>
          </w:rPr>
          <w:t>；</w:t>
        </w:r>
      </w:ins>
      <w:ins w:id="170" w:author="孙心茹" w:date="2025-10-21T09:34:00Z">
        <w:r>
          <w:rPr>
            <w:rFonts w:hint="eastAsia" w:ascii="宋体" w:hAnsi="宋体" w:eastAsia="宋体" w:cs="宋体"/>
          </w:rPr>
          <w:t>行为任务指标虽然与自我报告数据之间的相关度较低，但在功能层面上对心理健康变量具有独立预测力，揭示了积极自我加工的隐性贡献。</w:t>
        </w:r>
      </w:ins>
    </w:p>
    <w:p w14:paraId="12D99D32">
      <w:pPr>
        <w:pStyle w:val="3"/>
        <w:widowControl/>
        <w:numPr>
          <w:ilvl w:val="255"/>
          <w:numId w:val="0"/>
        </w:numPr>
        <w:rPr>
          <w:ins w:id="171" w:author="孙心茹" w:date="2025-10-21T09:34:00Z"/>
          <w:rFonts w:hint="default" w:asciiTheme="minorHAnsi" w:hAnsiTheme="minorHAnsi" w:eastAsiaTheme="minorEastAsia" w:cstheme="minorBidi"/>
          <w:b w:val="0"/>
          <w:bCs w:val="0"/>
          <w:kern w:val="2"/>
          <w:sz w:val="21"/>
          <w:szCs w:val="24"/>
        </w:rPr>
      </w:pPr>
      <w:ins w:id="172" w:author="孙心茹" w:date="2025-10-21T09:34:00Z">
        <w:r>
          <w:rPr>
            <w:rFonts w:cs="宋体"/>
            <w:b w:val="0"/>
            <w:bCs w:val="0"/>
            <w:kern w:val="2"/>
            <w:sz w:val="21"/>
            <w:szCs w:val="24"/>
          </w:rPr>
          <w:t>关键词：积极自我观；</w:t>
        </w:r>
      </w:ins>
      <w:ins w:id="173" w:author="孙心茹 [2]" w:date="2025-11-01T21:33:32Z">
        <w:r>
          <w:rPr>
            <w:rFonts w:hint="eastAsia" w:cs="宋体"/>
            <w:b w:val="0"/>
            <w:bCs w:val="0"/>
            <w:kern w:val="2"/>
            <w:sz w:val="21"/>
            <w:szCs w:val="24"/>
            <w:lang w:val="en-US" w:eastAsia="zh-CN"/>
          </w:rPr>
          <w:t>族群式</w:t>
        </w:r>
      </w:ins>
      <w:ins w:id="174" w:author="孙心茹" w:date="2025-10-21T09:34:00Z">
        <w:del w:id="175" w:author="孙心茹 [2]" w:date="2025-11-01T21:33:28Z">
          <w:bookmarkStart w:id="0" w:name="_GoBack"/>
          <w:bookmarkEnd w:id="0"/>
          <w:r>
            <w:rPr>
              <w:rFonts w:cs="宋体"/>
              <w:b w:val="0"/>
              <w:bCs w:val="0"/>
              <w:kern w:val="2"/>
              <w:sz w:val="21"/>
              <w:szCs w:val="24"/>
            </w:rPr>
            <w:delText>家族式</w:delText>
          </w:r>
        </w:del>
      </w:ins>
      <w:ins w:id="176" w:author="孙心茹" w:date="2025-10-21T09:34:00Z">
        <w:r>
          <w:rPr>
            <w:rFonts w:cs="宋体"/>
            <w:b w:val="0"/>
            <w:bCs w:val="0"/>
            <w:kern w:val="2"/>
            <w:sz w:val="21"/>
            <w:szCs w:val="24"/>
          </w:rPr>
          <w:t>构念；AutoML；心理健康</w:t>
        </w:r>
      </w:ins>
    </w:p>
    <w:p w14:paraId="24F4FAC0">
      <w:pPr>
        <w:pStyle w:val="3"/>
        <w:widowControl/>
        <w:numPr>
          <w:ilvl w:val="255"/>
          <w:numId w:val="0"/>
        </w:numPr>
        <w:rPr>
          <w:ins w:id="177" w:author="孙心茹" w:date="2025-10-21T09:34:00Z"/>
          <w:rFonts w:hint="eastAsia" w:eastAsiaTheme="minorEastAsia"/>
          <w:lang w:eastAsia="zh-CN"/>
        </w:rPr>
      </w:pPr>
      <w:r>
        <w:rPr>
          <w:rStyle w:val="12"/>
          <w:rFonts w:hint="default" w:asciiTheme="minorHAnsi" w:hAnsiTheme="minorHAnsi" w:eastAsiaTheme="minorEastAsia" w:cstheme="minorBidi"/>
          <w:b w:val="0"/>
          <w:bCs w:val="0"/>
          <w:kern w:val="2"/>
        </w:rPr>
        <w:commentReference w:id="5"/>
      </w:r>
      <w:ins w:id="178" w:author="孙心茹 [2]" w:date="2025-10-27T18:34:23Z">
        <w:r>
          <w:rPr>
            <w:rFonts w:hint="eastAsia" w:eastAsiaTheme="minorEastAsia"/>
            <w:lang w:eastAsia="zh-CN"/>
          </w:rPr>
          <w:drawing>
            <wp:inline distT="0" distB="0" distL="114300" distR="114300">
              <wp:extent cx="5270500" cy="3672840"/>
              <wp:effectExtent l="0" t="0" r="12700" b="10160"/>
              <wp:docPr id="8" name="图片 8" descr="pipeline_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ipeline_1027"/>
                      <pic:cNvPicPr>
                        <a:picLocks noChangeAspect="1"/>
                      </pic:cNvPicPr>
                    </pic:nvPicPr>
                    <pic:blipFill>
                      <a:blip r:embed="rId6"/>
                      <a:stretch>
                        <a:fillRect/>
                      </a:stretch>
                    </pic:blipFill>
                    <pic:spPr>
                      <a:xfrm>
                        <a:off x="0" y="0"/>
                        <a:ext cx="5270500" cy="3672840"/>
                      </a:xfrm>
                      <a:prstGeom prst="rect">
                        <a:avLst/>
                      </a:prstGeom>
                    </pic:spPr>
                  </pic:pic>
                </a:graphicData>
              </a:graphic>
            </wp:inline>
          </w:drawing>
        </w:r>
      </w:ins>
    </w:p>
    <w:p w14:paraId="6ECF3206">
      <w:pPr>
        <w:pStyle w:val="3"/>
        <w:widowControl/>
        <w:numPr>
          <w:ilvl w:val="255"/>
          <w:numId w:val="0"/>
        </w:numPr>
        <w:rPr>
          <w:rFonts w:hint="default"/>
        </w:rPr>
      </w:pPr>
      <w:ins w:id="180" w:author="孙心茹" w:date="2025-10-19T19:22:00Z">
        <w:r>
          <w:rPr/>
          <w:t>1</w:t>
        </w:r>
      </w:ins>
      <w:ins w:id="181" w:author="孙心茹" w:date="2025-10-19T19:23:00Z">
        <w:r>
          <w:rPr/>
          <w:t xml:space="preserve"> </w:t>
        </w:r>
      </w:ins>
      <w:r>
        <w:t>Introduction</w:t>
      </w:r>
    </w:p>
    <w:p w14:paraId="24437B73">
      <w:pPr>
        <w:pStyle w:val="6"/>
        <w:widowControl/>
        <w:ind w:firstLine="420" w:firstLineChars="200"/>
        <w:rPr>
          <w:ins w:id="182" w:author="孙心茹" w:date="2025-10-21T10:26:00Z"/>
          <w:rFonts w:cstheme="minorBidi"/>
          <w:kern w:val="2"/>
          <w:sz w:val="21"/>
        </w:rPr>
      </w:pPr>
      <w:del w:id="183" w:author="孙心茹 [2]" w:date="2025-10-27T14:28:07Z">
        <w:commentRangeStart w:id="6"/>
        <w:r>
          <w:rPr>
            <w:rFonts w:hint="eastAsia" w:cstheme="minorBidi"/>
            <w:kern w:val="2"/>
            <w:sz w:val="21"/>
          </w:rPr>
          <w:delText>自我概念通常被界定为个体对自身在不同领域中的知觉、评价与信念的整体性表征，既包含全局性的自我价值感，也体现在具体情境下的能力感与自我效能信念</w:delText>
        </w:r>
      </w:del>
      <w:ins w:id="184" w:author="孙心茹" w:date="2025-10-21T10:26:00Z">
        <w:del w:id="185" w:author="孙心茹 [2]" w:date="2025-10-27T14:28:07Z">
          <w:r>
            <w:rPr>
              <w:rFonts w:hint="eastAsia" w:cstheme="minorBidi"/>
              <w:kern w:val="2"/>
              <w:sz w:val="21"/>
            </w:rPr>
            <w:delText>。</w:delText>
          </w:r>
        </w:del>
      </w:ins>
      <w:ins w:id="186" w:author="孙心茹" w:date="2025-10-21T10:28:00Z">
        <w:del w:id="187" w:author="孙心茹 [2]" w:date="2025-10-27T14:28:07Z">
          <w:r>
            <w:rPr>
              <w:rFonts w:hint="eastAsia" w:cstheme="minorBidi"/>
              <w:kern w:val="2"/>
              <w:sz w:val="21"/>
            </w:rPr>
            <w:delText>其中，</w:delText>
          </w:r>
        </w:del>
      </w:ins>
      <w:ins w:id="188" w:author="孙心茹 [2]" w:date="2025-10-27T14:15:19Z">
        <w:r>
          <w:rPr>
            <w:rFonts w:hint="eastAsia" w:cstheme="minorBidi"/>
            <w:kern w:val="2"/>
            <w:sz w:val="21"/>
            <w:lang w:val="en-US" w:eastAsia="zh-CN"/>
          </w:rPr>
          <w:t>在</w:t>
        </w:r>
      </w:ins>
      <w:ins w:id="189" w:author="孙心茹 [2]" w:date="2025-10-27T14:15:25Z">
        <w:r>
          <w:rPr>
            <w:rFonts w:hint="eastAsia" w:cstheme="minorBidi"/>
            <w:kern w:val="2"/>
            <w:sz w:val="21"/>
            <w:lang w:val="en-US" w:eastAsia="zh-CN"/>
          </w:rPr>
          <w:t>日常</w:t>
        </w:r>
      </w:ins>
      <w:ins w:id="190" w:author="孙心茹 [2]" w:date="2025-10-27T14:15:27Z">
        <w:r>
          <w:rPr>
            <w:rFonts w:hint="eastAsia" w:cstheme="minorBidi"/>
            <w:kern w:val="2"/>
            <w:sz w:val="21"/>
            <w:lang w:val="en-US" w:eastAsia="zh-CN"/>
          </w:rPr>
          <w:t>生活中，</w:t>
        </w:r>
      </w:ins>
      <w:ins w:id="191" w:author="孙心茹 [2]" w:date="2025-10-27T14:15:29Z">
        <w:r>
          <w:rPr>
            <w:rFonts w:hint="eastAsia" w:cstheme="minorBidi"/>
            <w:kern w:val="2"/>
            <w:sz w:val="21"/>
            <w:lang w:val="en-US" w:eastAsia="zh-CN"/>
          </w:rPr>
          <w:t>人们</w:t>
        </w:r>
      </w:ins>
      <w:ins w:id="192" w:author="孙心茹 [2]" w:date="2025-10-27T14:15:32Z">
        <w:r>
          <w:rPr>
            <w:rFonts w:hint="eastAsia" w:cstheme="minorBidi"/>
            <w:kern w:val="2"/>
            <w:sz w:val="21"/>
            <w:lang w:val="en-US" w:eastAsia="zh-CN"/>
          </w:rPr>
          <w:t>通常</w:t>
        </w:r>
      </w:ins>
      <w:ins w:id="193" w:author="孙心茹 [2]" w:date="2025-10-27T14:15:34Z">
        <w:r>
          <w:rPr>
            <w:rFonts w:hint="eastAsia" w:cstheme="minorBidi"/>
            <w:kern w:val="2"/>
            <w:sz w:val="21"/>
            <w:lang w:val="en-US" w:eastAsia="zh-CN"/>
          </w:rPr>
          <w:t>对自身</w:t>
        </w:r>
      </w:ins>
      <w:ins w:id="194" w:author="孙心茹 [2]" w:date="2025-10-27T14:15:36Z">
        <w:r>
          <w:rPr>
            <w:rFonts w:hint="eastAsia" w:cstheme="minorBidi"/>
            <w:kern w:val="2"/>
            <w:sz w:val="21"/>
            <w:lang w:val="en-US" w:eastAsia="zh-CN"/>
          </w:rPr>
          <w:t>持有</w:t>
        </w:r>
      </w:ins>
      <w:ins w:id="195" w:author="孙心茹 [2]" w:date="2025-10-27T14:15:42Z">
        <w:r>
          <w:rPr>
            <w:rFonts w:hint="eastAsia" w:cstheme="minorBidi"/>
            <w:kern w:val="2"/>
            <w:sz w:val="21"/>
            <w:lang w:val="en-US" w:eastAsia="zh-CN"/>
          </w:rPr>
          <w:t>一种</w:t>
        </w:r>
      </w:ins>
      <w:ins w:id="196" w:author="孙心茹 [2]" w:date="2025-10-27T14:15:44Z">
        <w:r>
          <w:rPr>
            <w:rFonts w:hint="eastAsia" w:cstheme="minorBidi"/>
            <w:kern w:val="2"/>
            <w:sz w:val="21"/>
            <w:lang w:val="en-US" w:eastAsia="zh-CN"/>
          </w:rPr>
          <w:t>积极的</w:t>
        </w:r>
      </w:ins>
      <w:ins w:id="197" w:author="孙心茹 [2]" w:date="2025-10-27T14:15:45Z">
        <w:r>
          <w:rPr>
            <w:rFonts w:hint="eastAsia" w:cstheme="minorBidi"/>
            <w:kern w:val="2"/>
            <w:sz w:val="21"/>
            <w:lang w:val="en-US" w:eastAsia="zh-CN"/>
          </w:rPr>
          <w:t>认知</w:t>
        </w:r>
      </w:ins>
      <w:ins w:id="198" w:author="孙心茹 [2]" w:date="2025-10-27T14:15:48Z">
        <w:r>
          <w:rPr>
            <w:rFonts w:hint="eastAsia" w:cstheme="minorBidi"/>
            <w:kern w:val="2"/>
            <w:sz w:val="21"/>
            <w:lang w:val="en-US" w:eastAsia="zh-CN"/>
          </w:rPr>
          <w:t>，</w:t>
        </w:r>
      </w:ins>
      <w:ins w:id="199" w:author="孙心茹 [2]" w:date="2025-10-27T14:15:51Z">
        <w:r>
          <w:rPr>
            <w:rFonts w:hint="eastAsia" w:cstheme="minorBidi"/>
            <w:kern w:val="2"/>
            <w:sz w:val="21"/>
            <w:lang w:val="en-US" w:eastAsia="zh-CN"/>
          </w:rPr>
          <w:t>在</w:t>
        </w:r>
      </w:ins>
      <w:ins w:id="200" w:author="孙心茹 [2]" w:date="2025-10-27T14:15:53Z">
        <w:r>
          <w:rPr>
            <w:rFonts w:hint="eastAsia" w:cstheme="minorBidi"/>
            <w:kern w:val="2"/>
            <w:sz w:val="21"/>
            <w:lang w:val="en-US" w:eastAsia="zh-CN"/>
          </w:rPr>
          <w:t>情感</w:t>
        </w:r>
      </w:ins>
      <w:ins w:id="201" w:author="孙心茹 [2]" w:date="2025-10-27T14:15:54Z">
        <w:r>
          <w:rPr>
            <w:rFonts w:hint="eastAsia" w:cstheme="minorBidi"/>
            <w:kern w:val="2"/>
            <w:sz w:val="21"/>
            <w:lang w:val="en-US" w:eastAsia="zh-CN"/>
          </w:rPr>
          <w:t>与</w:t>
        </w:r>
      </w:ins>
      <w:ins w:id="202" w:author="孙心茹 [2]" w:date="2025-10-27T14:15:57Z">
        <w:r>
          <w:rPr>
            <w:rFonts w:hint="eastAsia" w:cstheme="minorBidi"/>
            <w:kern w:val="2"/>
            <w:sz w:val="21"/>
            <w:lang w:val="en-US" w:eastAsia="zh-CN"/>
          </w:rPr>
          <w:t>态度</w:t>
        </w:r>
      </w:ins>
      <w:ins w:id="203" w:author="孙心茹 [2]" w:date="2025-10-27T14:15:59Z">
        <w:r>
          <w:rPr>
            <w:rFonts w:hint="eastAsia" w:cstheme="minorBidi"/>
            <w:kern w:val="2"/>
            <w:sz w:val="21"/>
            <w:lang w:val="en-US" w:eastAsia="zh-CN"/>
          </w:rPr>
          <w:t>层面</w:t>
        </w:r>
      </w:ins>
      <w:ins w:id="204" w:author="孙心茹 [2]" w:date="2025-10-27T14:16:01Z">
        <w:r>
          <w:rPr>
            <w:rFonts w:hint="eastAsia" w:cstheme="minorBidi"/>
            <w:kern w:val="2"/>
            <w:sz w:val="21"/>
            <w:lang w:val="en-US" w:eastAsia="zh-CN"/>
          </w:rPr>
          <w:t>表现为</w:t>
        </w:r>
      </w:ins>
      <w:ins w:id="205" w:author="孙心茹 [2]" w:date="2025-10-27T14:16:05Z">
        <w:r>
          <w:rPr>
            <w:rFonts w:hint="eastAsia" w:cstheme="minorBidi"/>
            <w:kern w:val="2"/>
            <w:sz w:val="21"/>
            <w:lang w:val="en-US" w:eastAsia="zh-CN"/>
          </w:rPr>
          <w:t>高自尊</w:t>
        </w:r>
      </w:ins>
      <w:ins w:id="206" w:author="孙心茹 [2]" w:date="2025-10-27T14:16:06Z">
        <w:r>
          <w:rPr>
            <w:rFonts w:hint="eastAsia" w:cstheme="minorBidi"/>
            <w:kern w:val="2"/>
            <w:sz w:val="21"/>
            <w:lang w:val="en-US" w:eastAsia="zh-CN"/>
          </w:rPr>
          <w:t>、</w:t>
        </w:r>
      </w:ins>
      <w:ins w:id="207" w:author="孙心茹 [2]" w:date="2025-10-27T14:16:17Z">
        <w:r>
          <w:rPr>
            <w:rFonts w:hint="eastAsia" w:cstheme="minorBidi"/>
            <w:kern w:val="2"/>
            <w:sz w:val="21"/>
            <w:lang w:val="en-US" w:eastAsia="zh-CN"/>
          </w:rPr>
          <w:t>积极</w:t>
        </w:r>
      </w:ins>
      <w:ins w:id="208" w:author="孙心茹 [2]" w:date="2025-10-27T14:16:21Z">
        <w:r>
          <w:rPr>
            <w:rFonts w:hint="eastAsia" w:cstheme="minorBidi"/>
            <w:kern w:val="2"/>
            <w:sz w:val="21"/>
            <w:lang w:val="en-US" w:eastAsia="zh-CN"/>
          </w:rPr>
          <w:t>情绪</w:t>
        </w:r>
      </w:ins>
      <w:ins w:id="209" w:author="孙心茹 [2]" w:date="2025-10-27T14:16:25Z">
        <w:r>
          <w:rPr>
            <w:rFonts w:hint="eastAsia" w:cstheme="minorBidi"/>
            <w:kern w:val="2"/>
            <w:sz w:val="21"/>
            <w:lang w:val="en-US" w:eastAsia="zh-CN"/>
          </w:rPr>
          <w:t>体验</w:t>
        </w:r>
      </w:ins>
      <w:ins w:id="210" w:author="孙心茹 [2]" w:date="2025-10-27T14:16:27Z">
        <w:r>
          <w:rPr>
            <w:rFonts w:hint="eastAsia" w:cstheme="minorBidi"/>
            <w:kern w:val="2"/>
            <w:sz w:val="21"/>
            <w:lang w:val="en-US" w:eastAsia="zh-CN"/>
          </w:rPr>
          <w:t>与</w:t>
        </w:r>
      </w:ins>
      <w:ins w:id="211" w:author="孙心茹 [2]" w:date="2025-10-27T14:16:50Z">
        <w:r>
          <w:rPr>
            <w:rFonts w:hint="eastAsia" w:cstheme="minorBidi"/>
            <w:kern w:val="2"/>
            <w:sz w:val="21"/>
            <w:lang w:val="en-US" w:eastAsia="zh-CN"/>
          </w:rPr>
          <w:t>乐观</w:t>
        </w:r>
      </w:ins>
      <w:ins w:id="212" w:author="孙心茹 [2]" w:date="2025-10-27T14:16:53Z">
        <w:r>
          <w:rPr>
            <w:rFonts w:hint="eastAsia" w:cstheme="minorBidi"/>
            <w:kern w:val="2"/>
            <w:sz w:val="21"/>
            <w:lang w:val="en-US" w:eastAsia="zh-CN"/>
          </w:rPr>
          <w:t>倾向</w:t>
        </w:r>
      </w:ins>
      <w:ins w:id="213" w:author="孙心茹 [2]" w:date="2025-10-27T14:16:55Z">
        <w:r>
          <w:rPr>
            <w:rFonts w:hint="eastAsia" w:cstheme="minorBidi"/>
            <w:kern w:val="2"/>
            <w:sz w:val="21"/>
            <w:lang w:val="en-US" w:eastAsia="zh-CN"/>
          </w:rPr>
          <w:t>，</w:t>
        </w:r>
      </w:ins>
      <w:ins w:id="214" w:author="孙心茹 [2]" w:date="2025-10-27T14:26:06Z">
        <w:r>
          <w:rPr>
            <w:rFonts w:hint="eastAsia" w:cstheme="minorBidi"/>
            <w:kern w:val="2"/>
            <w:sz w:val="21"/>
            <w:lang w:val="en-US" w:eastAsia="zh-CN"/>
          </w:rPr>
          <w:t>在</w:t>
        </w:r>
      </w:ins>
      <w:ins w:id="215" w:author="孙心茹 [2]" w:date="2025-10-27T14:26:09Z">
        <w:r>
          <w:rPr>
            <w:rFonts w:hint="eastAsia" w:cstheme="minorBidi"/>
            <w:kern w:val="2"/>
            <w:sz w:val="21"/>
            <w:lang w:val="en-US" w:eastAsia="zh-CN"/>
          </w:rPr>
          <w:t>认知</w:t>
        </w:r>
      </w:ins>
      <w:ins w:id="216" w:author="孙心茹 [2]" w:date="2025-10-27T14:26:11Z">
        <w:r>
          <w:rPr>
            <w:rFonts w:hint="eastAsia" w:cstheme="minorBidi"/>
            <w:kern w:val="2"/>
            <w:sz w:val="21"/>
            <w:lang w:val="en-US" w:eastAsia="zh-CN"/>
          </w:rPr>
          <w:t>层面</w:t>
        </w:r>
      </w:ins>
      <w:ins w:id="217" w:author="孙心茹 [2]" w:date="2025-10-27T14:26:15Z">
        <w:r>
          <w:rPr>
            <w:rFonts w:hint="eastAsia" w:cstheme="minorBidi"/>
            <w:kern w:val="2"/>
            <w:sz w:val="21"/>
            <w:lang w:val="en-US" w:eastAsia="zh-CN"/>
          </w:rPr>
          <w:t>表现为</w:t>
        </w:r>
      </w:ins>
      <w:ins w:id="218" w:author="孙心茹 [2]" w:date="2025-10-27T14:26:25Z">
        <w:r>
          <w:rPr>
            <w:rFonts w:hint="eastAsia" w:cstheme="minorBidi"/>
            <w:kern w:val="2"/>
            <w:sz w:val="21"/>
            <w:lang w:val="en-US" w:eastAsia="zh-CN"/>
          </w:rPr>
          <w:t>积极的</w:t>
        </w:r>
      </w:ins>
      <w:ins w:id="219" w:author="孙心茹 [2]" w:date="2025-10-27T14:26:29Z">
        <w:r>
          <w:rPr>
            <w:rFonts w:hint="eastAsia" w:cstheme="minorBidi"/>
            <w:kern w:val="2"/>
            <w:sz w:val="21"/>
            <w:lang w:val="en-US" w:eastAsia="zh-CN"/>
          </w:rPr>
          <w:t>信息加工</w:t>
        </w:r>
      </w:ins>
      <w:ins w:id="220" w:author="孙心茹 [2]" w:date="2025-10-27T14:26:30Z">
        <w:r>
          <w:rPr>
            <w:rFonts w:hint="eastAsia" w:cstheme="minorBidi"/>
            <w:kern w:val="2"/>
            <w:sz w:val="21"/>
            <w:lang w:val="en-US" w:eastAsia="zh-CN"/>
          </w:rPr>
          <w:t>、</w:t>
        </w:r>
      </w:ins>
      <w:ins w:id="221" w:author="孙心茹 [2]" w:date="2025-10-27T14:26:38Z">
        <w:r>
          <w:rPr>
            <w:rFonts w:hint="eastAsia" w:cstheme="minorBidi"/>
            <w:kern w:val="2"/>
            <w:sz w:val="21"/>
            <w:lang w:val="en-US" w:eastAsia="zh-CN"/>
          </w:rPr>
          <w:t>自我</w:t>
        </w:r>
      </w:ins>
      <w:ins w:id="222" w:author="孙心茹 [2]" w:date="2025-10-27T14:26:41Z">
        <w:r>
          <w:rPr>
            <w:rFonts w:hint="eastAsia" w:cstheme="minorBidi"/>
            <w:kern w:val="2"/>
            <w:sz w:val="21"/>
            <w:lang w:val="en-US" w:eastAsia="zh-CN"/>
          </w:rPr>
          <w:t>图式</w:t>
        </w:r>
      </w:ins>
      <w:ins w:id="223" w:author="孙心茹 [2]" w:date="2025-10-27T14:26:43Z">
        <w:r>
          <w:rPr>
            <w:rFonts w:hint="eastAsia" w:cstheme="minorBidi"/>
            <w:kern w:val="2"/>
            <w:sz w:val="21"/>
            <w:lang w:val="en-US" w:eastAsia="zh-CN"/>
          </w:rPr>
          <w:t>与</w:t>
        </w:r>
      </w:ins>
      <w:ins w:id="224" w:author="孙心茹 [2]" w:date="2025-10-27T14:26:52Z">
        <w:r>
          <w:rPr>
            <w:rFonts w:hint="eastAsia" w:cstheme="minorBidi"/>
            <w:kern w:val="2"/>
            <w:sz w:val="21"/>
            <w:lang w:val="en-US" w:eastAsia="zh-CN"/>
          </w:rPr>
          <w:t>归因</w:t>
        </w:r>
      </w:ins>
      <w:ins w:id="225" w:author="孙心茹 [2]" w:date="2025-10-27T14:26:54Z">
        <w:r>
          <w:rPr>
            <w:rFonts w:hint="eastAsia" w:cstheme="minorBidi"/>
            <w:kern w:val="2"/>
            <w:sz w:val="21"/>
            <w:lang w:val="en-US" w:eastAsia="zh-CN"/>
          </w:rPr>
          <w:t>方式</w:t>
        </w:r>
      </w:ins>
      <w:ins w:id="226" w:author="孙心茹 [2]" w:date="2025-10-27T14:26:57Z">
        <w:r>
          <w:rPr>
            <w:rFonts w:hint="eastAsia" w:cstheme="minorBidi"/>
            <w:kern w:val="2"/>
            <w:sz w:val="21"/>
            <w:lang w:val="en-US" w:eastAsia="zh-CN"/>
          </w:rPr>
          <w:t>。</w:t>
        </w:r>
      </w:ins>
      <w:ins w:id="227" w:author="孙心茹" w:date="2025-10-21T10:27:00Z">
        <w:r>
          <w:rPr>
            <w:rFonts w:hint="eastAsia" w:cstheme="minorBidi"/>
            <w:kern w:val="2"/>
            <w:sz w:val="21"/>
          </w:rPr>
          <w:t>积极</w:t>
        </w:r>
      </w:ins>
      <w:ins w:id="228" w:author="孙心茹" w:date="2025-10-21T10:28:00Z">
        <w:r>
          <w:rPr>
            <w:rFonts w:hint="eastAsia" w:cstheme="minorBidi"/>
            <w:kern w:val="2"/>
            <w:sz w:val="21"/>
          </w:rPr>
          <w:t>的自我概念</w:t>
        </w:r>
      </w:ins>
      <w:ins w:id="229" w:author="孙心茹" w:date="2025-10-21T10:27:00Z">
        <w:r>
          <w:rPr>
            <w:rFonts w:hint="eastAsia" w:cstheme="minorBidi"/>
            <w:kern w:val="2"/>
            <w:sz w:val="21"/>
          </w:rPr>
          <w:t>被认为是促进幸福感与心理韧性的关键心理资源。</w:t>
        </w:r>
        <w:commentRangeEnd w:id="6"/>
      </w:ins>
      <w:r>
        <w:rPr>
          <w:rStyle w:val="12"/>
          <w:rFonts w:cstheme="minorBidi"/>
          <w:kern w:val="2"/>
        </w:rPr>
        <w:commentReference w:id="6"/>
      </w:r>
    </w:p>
    <w:p w14:paraId="73209FDD">
      <w:pPr>
        <w:pStyle w:val="6"/>
        <w:widowControl/>
        <w:ind w:firstLine="420" w:firstLineChars="200"/>
        <w:rPr>
          <w:rFonts w:hint="eastAsia" w:eastAsiaTheme="minorEastAsia" w:cstheme="minorBidi"/>
          <w:kern w:val="2"/>
          <w:sz w:val="21"/>
          <w:lang w:val="en-US" w:eastAsia="zh-CN"/>
        </w:rPr>
      </w:pPr>
      <w:ins w:id="230" w:author="孙心茹" w:date="2025-10-19T19:11:00Z">
        <w:commentRangeStart w:id="7"/>
        <w:r>
          <w:rPr>
            <w:rFonts w:hint="eastAsia" w:cstheme="minorBidi"/>
            <w:kern w:val="2"/>
            <w:sz w:val="21"/>
          </w:rPr>
          <w:t>积极自我观（Positive self-view）指的是个体对自身特质、能力和价值的正向认知与情感评价</w:t>
        </w:r>
      </w:ins>
      <w:ins w:id="231" w:author="孙心茹 [2]" w:date="2025-10-27T14:33:56Z">
        <w:r>
          <w:rPr>
            <w:rFonts w:hint="eastAsia" w:cstheme="minorBidi"/>
            <w:kern w:val="2"/>
            <w:sz w:val="21"/>
            <w:lang w:eastAsia="zh-CN"/>
          </w:rPr>
          <w:t>，</w:t>
        </w:r>
      </w:ins>
      <w:ins w:id="232" w:author="孙心茹 [2]" w:date="2025-10-27T14:33:58Z">
        <w:r>
          <w:rPr>
            <w:rFonts w:hint="eastAsia" w:cstheme="minorBidi"/>
            <w:kern w:val="2"/>
            <w:sz w:val="21"/>
            <w:lang w:val="en-US" w:eastAsia="zh-CN"/>
          </w:rPr>
          <w:t>且</w:t>
        </w:r>
      </w:ins>
      <w:ins w:id="233" w:author="孙心茹 [2]" w:date="2025-10-27T14:34:00Z">
        <w:r>
          <w:rPr>
            <w:rFonts w:hint="eastAsia" w:cstheme="minorBidi"/>
            <w:kern w:val="2"/>
            <w:sz w:val="21"/>
            <w:lang w:val="en-US" w:eastAsia="zh-CN"/>
          </w:rPr>
          <w:t>被</w:t>
        </w:r>
      </w:ins>
      <w:ins w:id="234" w:author="孙心茹" w:date="2025-10-21T10:17:00Z">
        <w:del w:id="235" w:author="孙心茹 [2]" w:date="2025-10-27T14:33:55Z">
          <w:r>
            <w:rPr>
              <w:rFonts w:hint="eastAsia" w:cstheme="minorBidi"/>
              <w:kern w:val="2"/>
              <w:sz w:val="21"/>
            </w:rPr>
            <w:delText>；</w:delText>
          </w:r>
        </w:del>
      </w:ins>
      <w:ins w:id="236" w:author="孙心茹" w:date="2025-10-19T19:11:00Z">
        <w:del w:id="237" w:author="孙心茹 [2]" w:date="2025-10-27T14:33:38Z">
          <w:r>
            <w:rPr>
              <w:rFonts w:hint="eastAsia" w:cstheme="minorBidi"/>
              <w:kern w:val="2"/>
              <w:sz w:val="21"/>
            </w:rPr>
            <w:delText>但如何准确地定义并测量</w:delText>
          </w:r>
        </w:del>
      </w:ins>
      <w:ins w:id="238" w:author="孙心茹" w:date="2025-10-21T10:17:00Z">
        <w:del w:id="239" w:author="孙心茹 [2]" w:date="2025-10-27T14:33:38Z">
          <w:r>
            <w:rPr>
              <w:rFonts w:hint="eastAsia" w:cstheme="minorBidi"/>
              <w:kern w:val="2"/>
              <w:sz w:val="21"/>
            </w:rPr>
            <w:delText>积极自我观的</w:delText>
          </w:r>
        </w:del>
      </w:ins>
      <w:ins w:id="240" w:author="孙心茹" w:date="2025-10-19T19:11:00Z">
        <w:del w:id="241" w:author="孙心茹 [2]" w:date="2025-10-27T14:33:38Z">
          <w:r>
            <w:rPr>
              <w:rFonts w:hint="eastAsia" w:cstheme="minorBidi"/>
              <w:kern w:val="2"/>
              <w:sz w:val="21"/>
            </w:rPr>
            <w:delText>构念</w:delText>
          </w:r>
        </w:del>
      </w:ins>
      <w:ins w:id="242" w:author="孙心茹" w:date="2025-10-21T10:12:00Z">
        <w:del w:id="243" w:author="孙心茹 [2]" w:date="2025-10-27T14:33:38Z">
          <w:r>
            <w:rPr>
              <w:rFonts w:hint="eastAsia" w:cstheme="minorBidi"/>
              <w:kern w:val="2"/>
              <w:sz w:val="21"/>
            </w:rPr>
            <w:delText>，以及该构念在心理健康</w:delText>
          </w:r>
        </w:del>
      </w:ins>
      <w:ins w:id="244" w:author="孙心茹" w:date="2025-10-21T10:17:00Z">
        <w:del w:id="245" w:author="孙心茹 [2]" w:date="2025-10-27T14:33:38Z">
          <w:r>
            <w:rPr>
              <w:rFonts w:hint="eastAsia" w:cstheme="minorBidi"/>
              <w:kern w:val="2"/>
              <w:sz w:val="21"/>
            </w:rPr>
            <w:delText>的预测</w:delText>
          </w:r>
        </w:del>
      </w:ins>
      <w:ins w:id="246" w:author="孙心茹" w:date="2025-10-21T10:12:00Z">
        <w:del w:id="247" w:author="孙心茹 [2]" w:date="2025-10-27T14:33:38Z">
          <w:r>
            <w:rPr>
              <w:rFonts w:hint="eastAsia" w:cstheme="minorBidi"/>
              <w:kern w:val="2"/>
              <w:sz w:val="21"/>
            </w:rPr>
            <w:delText>中</w:delText>
          </w:r>
        </w:del>
      </w:ins>
      <w:ins w:id="248" w:author="孙心茹" w:date="2025-10-21T10:18:00Z">
        <w:del w:id="249" w:author="孙心茹 [2]" w:date="2025-10-27T14:33:38Z">
          <w:r>
            <w:rPr>
              <w:rFonts w:hint="eastAsia" w:cstheme="minorBidi"/>
              <w:kern w:val="2"/>
              <w:sz w:val="21"/>
            </w:rPr>
            <w:delText>发挥的</w:delText>
          </w:r>
        </w:del>
      </w:ins>
      <w:ins w:id="250" w:author="孙心茹" w:date="2025-10-21T10:13:00Z">
        <w:del w:id="251" w:author="孙心茹 [2]" w:date="2025-10-27T14:33:38Z">
          <w:r>
            <w:rPr>
              <w:rFonts w:hint="eastAsia" w:cstheme="minorBidi"/>
              <w:kern w:val="2"/>
              <w:sz w:val="21"/>
            </w:rPr>
            <w:delText>作用</w:delText>
          </w:r>
        </w:del>
      </w:ins>
      <w:ins w:id="252" w:author="孙心茹" w:date="2025-10-19T19:11:00Z">
        <w:del w:id="253" w:author="孙心茹 [2]" w:date="2025-10-27T14:33:38Z">
          <w:r>
            <w:rPr>
              <w:rFonts w:hint="eastAsia" w:cstheme="minorBidi"/>
              <w:kern w:val="2"/>
              <w:sz w:val="21"/>
            </w:rPr>
            <w:delText>仍存在争议</w:delText>
          </w:r>
        </w:del>
      </w:ins>
      <w:ins w:id="254" w:author="孙心茹" w:date="2025-10-19T19:11:00Z">
        <w:del w:id="255" w:author="孙心茹 [2]" w:date="2025-10-27T14:33:52Z">
          <w:r>
            <w:rPr>
              <w:rFonts w:hint="eastAsia" w:cstheme="minorBidi"/>
              <w:kern w:val="2"/>
              <w:sz w:val="21"/>
            </w:rPr>
            <w:delText>。</w:delText>
          </w:r>
          <w:commentRangeEnd w:id="7"/>
        </w:del>
      </w:ins>
      <w:del w:id="256" w:author="孙心茹 [2]" w:date="2025-10-27T14:33:52Z">
        <w:r>
          <w:rPr>
            <w:rStyle w:val="12"/>
            <w:rFonts w:cstheme="minorBidi"/>
            <w:kern w:val="2"/>
          </w:rPr>
          <w:commentReference w:id="7"/>
        </w:r>
      </w:del>
      <w:ins w:id="257" w:author="孙心茹 [2]" w:date="2025-10-27T14:33:42Z">
        <w:r>
          <w:rPr>
            <w:rFonts w:hint="eastAsia" w:cstheme="minorBidi"/>
            <w:kern w:val="2"/>
            <w:sz w:val="21"/>
          </w:rPr>
          <w:t>广泛认为与幸福感、自我效能及心理健康相关</w:t>
        </w:r>
      </w:ins>
      <w:ins w:id="258" w:author="孙心茹 [2]" w:date="2025-10-27T14:34:06Z">
        <w:r>
          <w:rPr>
            <w:rFonts w:hint="eastAsia" w:cstheme="minorBidi"/>
            <w:kern w:val="2"/>
            <w:sz w:val="21"/>
            <w:lang w:eastAsia="zh-CN"/>
          </w:rPr>
          <w:t>；</w:t>
        </w:r>
      </w:ins>
      <w:ins w:id="259" w:author="孙心茹 [2]" w:date="2025-10-27T14:33:42Z">
        <w:r>
          <w:rPr>
            <w:rFonts w:hint="eastAsia" w:cstheme="minorBidi"/>
            <w:kern w:val="2"/>
            <w:sz w:val="21"/>
          </w:rPr>
          <w:t>现有研究对其的测量路径多样：</w:t>
        </w:r>
      </w:ins>
      <w:ins w:id="260" w:author="孙心茹 [2]" w:date="2025-10-27T14:34:15Z">
        <w:r>
          <w:rPr>
            <w:rFonts w:hint="eastAsia" w:cstheme="minorBidi"/>
            <w:kern w:val="2"/>
            <w:sz w:val="21"/>
            <w:lang w:val="en-US" w:eastAsia="zh-CN"/>
          </w:rPr>
          <w:t>自我</w:t>
        </w:r>
      </w:ins>
      <w:ins w:id="261" w:author="孙心茹 [2]" w:date="2025-10-27T14:34:18Z">
        <w:r>
          <w:rPr>
            <w:rFonts w:hint="eastAsia" w:cstheme="minorBidi"/>
            <w:kern w:val="2"/>
            <w:sz w:val="21"/>
            <w:lang w:val="en-US" w:eastAsia="zh-CN"/>
          </w:rPr>
          <w:t>报告</w:t>
        </w:r>
      </w:ins>
      <w:ins w:id="262" w:author="孙心茹 [2]" w:date="2025-10-27T14:34:48Z">
        <w:r>
          <w:rPr>
            <w:rFonts w:hint="eastAsia" w:cstheme="minorBidi"/>
            <w:kern w:val="2"/>
            <w:sz w:val="21"/>
            <w:lang w:val="en-US" w:eastAsia="zh-CN"/>
          </w:rPr>
          <w:t>(</w:t>
        </w:r>
      </w:ins>
      <w:ins w:id="263" w:author="孙心茹 [2]" w:date="2025-10-27T14:33:42Z">
        <w:r>
          <w:rPr>
            <w:rFonts w:hint="eastAsia" w:cstheme="minorBidi"/>
            <w:kern w:val="2"/>
            <w:sz w:val="21"/>
          </w:rPr>
          <w:t>Rosenberg 等</w:t>
        </w:r>
      </w:ins>
      <w:ins w:id="264" w:author="孙心茹 [2]" w:date="2025-10-27T14:34:52Z">
        <w:r>
          <w:rPr>
            <w:rFonts w:hint="eastAsia" w:cstheme="minorBidi"/>
            <w:kern w:val="2"/>
            <w:sz w:val="21"/>
            <w:lang w:val="en-US"/>
          </w:rPr>
          <w:t>)</w:t>
        </w:r>
      </w:ins>
      <w:ins w:id="265" w:author="孙心茹 [2]" w:date="2025-10-27T14:33:42Z">
        <w:r>
          <w:rPr>
            <w:rFonts w:hint="eastAsia" w:cstheme="minorBidi"/>
            <w:kern w:val="2"/>
            <w:sz w:val="21"/>
          </w:rPr>
          <w:t>、隐性</w:t>
        </w:r>
      </w:ins>
      <w:ins w:id="266" w:author="孙心茹 [2]" w:date="2025-10-27T14:35:19Z">
        <w:r>
          <w:rPr>
            <w:rFonts w:hint="eastAsia" w:cstheme="minorBidi"/>
            <w:kern w:val="2"/>
            <w:sz w:val="21"/>
            <w:lang w:val="en-US" w:eastAsia="zh-CN"/>
          </w:rPr>
          <w:t>任务</w:t>
        </w:r>
      </w:ins>
      <w:ins w:id="267" w:author="孙心茹 [2]" w:date="2025-10-27T14:35:00Z">
        <w:r>
          <w:rPr>
            <w:rFonts w:hint="eastAsia" w:cstheme="minorBidi"/>
            <w:kern w:val="2"/>
            <w:sz w:val="21"/>
            <w:lang w:val="en-US"/>
          </w:rPr>
          <w:t>(</w:t>
        </w:r>
      </w:ins>
      <w:ins w:id="268" w:author="孙心茹 [2]" w:date="2025-10-27T14:33:42Z">
        <w:r>
          <w:rPr>
            <w:rFonts w:hint="eastAsia" w:cstheme="minorBidi"/>
            <w:kern w:val="2"/>
            <w:sz w:val="21"/>
          </w:rPr>
          <w:t>IAT</w:t>
        </w:r>
      </w:ins>
      <w:ins w:id="269" w:author="孙心茹 [2]" w:date="2025-10-27T14:35:05Z">
        <w:r>
          <w:rPr>
            <w:rFonts w:hint="eastAsia" w:cstheme="minorBidi"/>
            <w:kern w:val="2"/>
            <w:sz w:val="21"/>
            <w:lang w:val="en-US"/>
          </w:rPr>
          <w:t>)</w:t>
        </w:r>
      </w:ins>
      <w:ins w:id="270" w:author="孙心茹 [2]" w:date="2025-10-27T14:33:42Z">
        <w:r>
          <w:rPr>
            <w:rFonts w:hint="eastAsia" w:cstheme="minorBidi"/>
            <w:kern w:val="2"/>
            <w:sz w:val="21"/>
          </w:rPr>
          <w:t>、行为任务</w:t>
        </w:r>
      </w:ins>
      <w:ins w:id="271" w:author="孙心茹 [2]" w:date="2025-10-27T14:35:11Z">
        <w:r>
          <w:rPr>
            <w:rFonts w:hint="eastAsia" w:cstheme="minorBidi"/>
            <w:kern w:val="2"/>
            <w:sz w:val="21"/>
            <w:lang w:val="en-US"/>
          </w:rPr>
          <w:t>(</w:t>
        </w:r>
      </w:ins>
      <w:ins w:id="272" w:author="孙心茹 [2]" w:date="2025-10-27T14:33:42Z">
        <w:r>
          <w:rPr>
            <w:rFonts w:hint="eastAsia" w:cstheme="minorBidi"/>
            <w:kern w:val="2"/>
            <w:sz w:val="21"/>
          </w:rPr>
          <w:t>SRET</w:t>
        </w:r>
      </w:ins>
      <w:ins w:id="273" w:author="孙心茹 [2]" w:date="2025-10-27T14:35:15Z">
        <w:r>
          <w:rPr>
            <w:rFonts w:hint="eastAsia" w:cstheme="minorBidi"/>
            <w:kern w:val="2"/>
            <w:sz w:val="21"/>
            <w:lang w:val="en-US"/>
          </w:rPr>
          <w:t>)</w:t>
        </w:r>
      </w:ins>
      <w:ins w:id="274" w:author="孙心茹 [2]" w:date="2025-10-27T14:34:35Z">
        <w:r>
          <w:rPr>
            <w:rFonts w:hint="eastAsia" w:cstheme="minorBidi"/>
            <w:kern w:val="2"/>
            <w:sz w:val="21"/>
            <w:lang w:val="en-US" w:eastAsia="zh-CN"/>
          </w:rPr>
          <w:t>等</w:t>
        </w:r>
      </w:ins>
      <w:ins w:id="275" w:author="孙心茹 [2]" w:date="2025-10-27T14:34:37Z">
        <w:r>
          <w:rPr>
            <w:rFonts w:hint="eastAsia" w:cstheme="minorBidi"/>
            <w:kern w:val="2"/>
            <w:sz w:val="21"/>
            <w:lang w:val="en-US" w:eastAsia="zh-CN"/>
          </w:rPr>
          <w:t>。</w:t>
        </w:r>
      </w:ins>
    </w:p>
    <w:p w14:paraId="4283563D">
      <w:pPr>
        <w:pStyle w:val="6"/>
        <w:widowControl/>
        <w:ind w:firstLine="420" w:firstLineChars="200"/>
        <w:rPr>
          <w:del w:id="276" w:author="孙心茹" w:date="2025-10-19T19:16:00Z"/>
          <w:rFonts w:cstheme="minorBidi"/>
          <w:kern w:val="2"/>
          <w:sz w:val="21"/>
        </w:rPr>
      </w:pPr>
      <w:del w:id="277" w:author="孙心茹" w:date="2025-10-19T19:16:00Z">
        <w:commentRangeStart w:id="8"/>
        <w:r>
          <w:rPr>
            <w:rFonts w:hint="eastAsia" w:cstheme="minorBidi"/>
            <w:kern w:val="2"/>
            <w:sz w:val="21"/>
          </w:rPr>
          <w:delText>积极自我概念被认为是促进幸福感与心理韧性的关键心理资源，通常指个体对自身持有的正向、接纳性的评价与信念，包括自尊、自我效能感等正向自我表征的整合。</w:delText>
        </w:r>
        <w:commentRangeEnd w:id="8"/>
      </w:del>
      <w:del w:id="278" w:author="孙心茹" w:date="2025-10-19T19:16:00Z">
        <w:r>
          <w:rPr>
            <w:rStyle w:val="12"/>
            <w:rFonts w:cstheme="minorBidi"/>
            <w:kern w:val="2"/>
          </w:rPr>
          <w:commentReference w:id="8"/>
        </w:r>
      </w:del>
    </w:p>
    <w:p w14:paraId="2CA042B3">
      <w:pPr>
        <w:pStyle w:val="6"/>
        <w:widowControl/>
        <w:ind w:firstLine="420" w:firstLineChars="200"/>
        <w:rPr>
          <w:rFonts w:cstheme="minorBidi"/>
          <w:kern w:val="2"/>
          <w:sz w:val="21"/>
        </w:rPr>
      </w:pPr>
      <w:ins w:id="279" w:author="孙心茹" w:date="2025-10-21T10:28:00Z">
        <w:r>
          <w:rPr>
            <w:rFonts w:hint="eastAsia" w:cstheme="minorBidi"/>
            <w:kern w:val="2"/>
            <w:sz w:val="21"/>
          </w:rPr>
          <w:t>对于积极自我观，在明确其结构</w:t>
        </w:r>
      </w:ins>
      <w:ins w:id="280" w:author="孙心茹" w:date="2025-10-21T10:29:00Z">
        <w:r>
          <w:rPr>
            <w:rFonts w:hint="eastAsia" w:cstheme="minorBidi"/>
            <w:kern w:val="2"/>
            <w:sz w:val="21"/>
          </w:rPr>
          <w:t>层次</w:t>
        </w:r>
      </w:ins>
      <w:ins w:id="281" w:author="孙心茹" w:date="2025-10-21T10:28:00Z">
        <w:r>
          <w:rPr>
            <w:rFonts w:hint="eastAsia" w:cstheme="minorBidi"/>
            <w:kern w:val="2"/>
            <w:sz w:val="21"/>
          </w:rPr>
          <w:t>和功能</w:t>
        </w:r>
      </w:ins>
      <w:ins w:id="282" w:author="孙心茹" w:date="2025-10-21T10:29:00Z">
        <w:r>
          <w:rPr>
            <w:rFonts w:hint="eastAsia" w:cstheme="minorBidi"/>
            <w:kern w:val="2"/>
            <w:sz w:val="21"/>
          </w:rPr>
          <w:t>性研究方面仍有欠缺：</w:t>
        </w:r>
      </w:ins>
      <w:commentRangeStart w:id="9"/>
      <w:r>
        <w:rPr>
          <w:rFonts w:hint="eastAsia" w:cstheme="minorBidi"/>
          <w:kern w:val="2"/>
          <w:sz w:val="21"/>
        </w:rPr>
        <w:t>现有研究多从单一角度切入探究个体的积极自我观，缺乏</w:t>
      </w:r>
      <w:ins w:id="283" w:author="孙心茹" w:date="2025-10-21T10:18:00Z">
        <w:r>
          <w:rPr>
            <w:rFonts w:hint="eastAsia" w:cstheme="minorBidi"/>
            <w:kern w:val="2"/>
            <w:sz w:val="21"/>
          </w:rPr>
          <w:t>对积极自我观构念</w:t>
        </w:r>
      </w:ins>
      <w:r>
        <w:rPr>
          <w:rFonts w:hint="eastAsia" w:cstheme="minorBidi"/>
          <w:kern w:val="2"/>
          <w:sz w:val="21"/>
        </w:rPr>
        <w:t>综合性的整合</w:t>
      </w:r>
      <w:ins w:id="284" w:author="孙心茹" w:date="2025-10-07T16:10:00Z">
        <w:r>
          <w:rPr>
            <w:rFonts w:hint="eastAsia" w:cstheme="minorBidi"/>
            <w:kern w:val="2"/>
            <w:sz w:val="21"/>
          </w:rPr>
          <w:t>；</w:t>
        </w:r>
      </w:ins>
      <w:ins w:id="285" w:author="孙心茹" w:date="2025-10-19T19:17:00Z">
        <w:r>
          <w:rPr>
            <w:rFonts w:hint="eastAsia" w:cstheme="minorBidi"/>
            <w:kern w:val="2"/>
            <w:sz w:val="21"/>
          </w:rPr>
          <w:t>积极自我观</w:t>
        </w:r>
      </w:ins>
      <w:ins w:id="286" w:author="孙心茹" w:date="2025-10-21T10:19:00Z">
        <w:r>
          <w:rPr>
            <w:rFonts w:hint="eastAsia" w:cstheme="minorBidi"/>
            <w:kern w:val="2"/>
            <w:sz w:val="21"/>
          </w:rPr>
          <w:t>的结构，即积极自我观</w:t>
        </w:r>
      </w:ins>
      <w:ins w:id="287" w:author="孙心茹" w:date="2025-10-19T19:17:00Z">
        <w:r>
          <w:rPr>
            <w:rFonts w:hint="eastAsia" w:cstheme="minorBidi"/>
            <w:kern w:val="2"/>
            <w:sz w:val="21"/>
          </w:rPr>
          <w:t>是</w:t>
        </w:r>
      </w:ins>
      <w:ins w:id="288" w:author="孙心茹 [2]" w:date="2025-10-27T14:37:27Z">
        <w:r>
          <w:rPr>
            <w:rFonts w:hint="eastAsia" w:cstheme="minorBidi"/>
            <w:kern w:val="2"/>
            <w:sz w:val="21"/>
            <w:lang w:eastAsia="zh-CN"/>
          </w:rPr>
          <w:t>“</w:t>
        </w:r>
      </w:ins>
      <w:ins w:id="289" w:author="孙心茹 [2]" w:date="2025-10-27T14:36:48Z">
        <w:r>
          <w:rPr>
            <w:rFonts w:hint="eastAsia" w:cstheme="minorBidi"/>
            <w:kern w:val="2"/>
            <w:sz w:val="21"/>
            <w:lang w:val="en-US" w:eastAsia="zh-CN"/>
          </w:rPr>
          <w:t>单一</w:t>
        </w:r>
      </w:ins>
      <w:ins w:id="290" w:author="孙心茹 [2]" w:date="2025-10-27T14:36:50Z">
        <w:r>
          <w:rPr>
            <w:rFonts w:hint="eastAsia" w:cstheme="minorBidi"/>
            <w:kern w:val="2"/>
            <w:sz w:val="21"/>
            <w:lang w:val="en-US" w:eastAsia="zh-CN"/>
          </w:rPr>
          <w:t>高阶</w:t>
        </w:r>
      </w:ins>
      <w:ins w:id="291" w:author="孙心茹 [2]" w:date="2025-10-27T14:37:06Z">
        <w:r>
          <w:rPr>
            <w:rFonts w:hint="eastAsia" w:cstheme="minorBidi"/>
            <w:kern w:val="2"/>
            <w:sz w:val="21"/>
            <w:lang w:val="en-US" w:eastAsia="zh-CN"/>
          </w:rPr>
          <w:t>因子</w:t>
        </w:r>
      </w:ins>
      <w:ins w:id="292" w:author="孙心茹 [2]" w:date="2025-10-27T14:37:29Z">
        <w:r>
          <w:rPr>
            <w:rFonts w:hint="eastAsia" w:cstheme="minorBidi"/>
            <w:kern w:val="2"/>
            <w:sz w:val="21"/>
            <w:lang w:val="en-US" w:eastAsia="zh-CN"/>
          </w:rPr>
          <w:t>”</w:t>
        </w:r>
      </w:ins>
      <w:ins w:id="293" w:author="孙心茹" w:date="2025-10-19T19:17:00Z">
        <w:del w:id="294" w:author="孙心茹 [2]" w:date="2025-10-27T14:37:10Z">
          <w:r>
            <w:rPr>
              <w:rFonts w:hint="eastAsia" w:cstheme="minorBidi"/>
              <w:kern w:val="2"/>
              <w:sz w:val="21"/>
            </w:rPr>
            <w:delText>更高阶</w:delText>
          </w:r>
        </w:del>
      </w:ins>
      <w:ins w:id="295" w:author="孙心茹" w:date="2025-10-19T19:17:00Z">
        <w:del w:id="296" w:author="孙心茹 [2]" w:date="2025-10-27T14:37:09Z">
          <w:r>
            <w:rPr>
              <w:rFonts w:hint="eastAsia" w:cstheme="minorBidi"/>
              <w:kern w:val="2"/>
              <w:sz w:val="21"/>
            </w:rPr>
            <w:delText>的</w:delText>
          </w:r>
        </w:del>
      </w:ins>
      <w:ins w:id="297" w:author="孙心茹" w:date="2025-10-19T19:18:00Z">
        <w:del w:id="298" w:author="孙心茹 [2]" w:date="2025-10-27T14:37:09Z">
          <w:r>
            <w:rPr>
              <w:rFonts w:hint="eastAsia" w:cstheme="minorBidi"/>
              <w:kern w:val="2"/>
              <w:sz w:val="21"/>
            </w:rPr>
            <w:delText>构念</w:delText>
          </w:r>
        </w:del>
      </w:ins>
      <w:ins w:id="299" w:author="孙心茹" w:date="2025-10-19T19:18:00Z">
        <w:r>
          <w:rPr>
            <w:rFonts w:hint="eastAsia" w:cstheme="minorBidi"/>
            <w:kern w:val="2"/>
            <w:sz w:val="21"/>
          </w:rPr>
          <w:t>还是</w:t>
        </w:r>
      </w:ins>
      <w:ins w:id="300" w:author="孙心茹 [2]" w:date="2025-10-27T14:37:14Z">
        <w:r>
          <w:rPr>
            <w:rFonts w:hint="eastAsia" w:cstheme="minorBidi"/>
            <w:kern w:val="2"/>
            <w:sz w:val="21"/>
            <w:lang w:eastAsia="zh-CN"/>
          </w:rPr>
          <w:t>“</w:t>
        </w:r>
      </w:ins>
      <w:ins w:id="301" w:author="孙心茹 [2]" w:date="2025-10-27T14:37:17Z">
        <w:r>
          <w:rPr>
            <w:rFonts w:hint="eastAsia" w:cstheme="minorBidi"/>
            <w:kern w:val="2"/>
            <w:sz w:val="21"/>
            <w:lang w:val="en-US" w:eastAsia="zh-CN"/>
          </w:rPr>
          <w:t>族群</w:t>
        </w:r>
      </w:ins>
      <w:ins w:id="302" w:author="孙心茹 [2]" w:date="2025-10-27T14:37:20Z">
        <w:r>
          <w:rPr>
            <w:rFonts w:hint="eastAsia" w:cstheme="minorBidi"/>
            <w:kern w:val="2"/>
            <w:sz w:val="21"/>
            <w:lang w:val="en-US" w:eastAsia="zh-CN"/>
          </w:rPr>
          <w:t>式</w:t>
        </w:r>
      </w:ins>
      <w:ins w:id="303" w:author="孙心茹 [2]" w:date="2025-10-27T14:37:24Z">
        <w:r>
          <w:rPr>
            <w:rFonts w:hint="eastAsia" w:cstheme="minorBidi"/>
            <w:kern w:val="2"/>
            <w:sz w:val="21"/>
            <w:lang w:val="en-US" w:eastAsia="zh-CN"/>
          </w:rPr>
          <w:t>”</w:t>
        </w:r>
      </w:ins>
      <w:ins w:id="304" w:author="孙心茹" w:date="2025-10-19T19:18:00Z">
        <w:del w:id="305" w:author="孙心茹 [2]" w:date="2025-10-27T14:37:13Z">
          <w:r>
            <w:rPr>
              <w:rFonts w:hint="eastAsia" w:cstheme="minorBidi"/>
              <w:kern w:val="2"/>
              <w:sz w:val="21"/>
            </w:rPr>
            <w:delText>家族</w:delText>
          </w:r>
        </w:del>
      </w:ins>
      <w:ins w:id="306" w:author="孙心茹" w:date="2025-10-19T19:18:00Z">
        <w:del w:id="307" w:author="孙心茹 [2]" w:date="2025-10-27T14:37:12Z">
          <w:r>
            <w:rPr>
              <w:rFonts w:hint="eastAsia" w:cstheme="minorBidi"/>
              <w:kern w:val="2"/>
              <w:sz w:val="21"/>
            </w:rPr>
            <w:delText>式</w:delText>
          </w:r>
        </w:del>
      </w:ins>
      <w:ins w:id="308" w:author="孙心茹" w:date="2025-10-19T19:18:00Z">
        <w:r>
          <w:rPr>
            <w:rFonts w:hint="eastAsia" w:cstheme="minorBidi"/>
            <w:kern w:val="2"/>
            <w:sz w:val="21"/>
          </w:rPr>
          <w:t>构念</w:t>
        </w:r>
      </w:ins>
      <w:ins w:id="309" w:author="孙心茹" w:date="2025-10-21T10:19:00Z">
        <w:r>
          <w:rPr>
            <w:rFonts w:hint="eastAsia" w:cstheme="minorBidi"/>
            <w:kern w:val="2"/>
            <w:sz w:val="21"/>
          </w:rPr>
          <w:t>、包含哪些可能的维度</w:t>
        </w:r>
      </w:ins>
      <w:ins w:id="310" w:author="孙心茹" w:date="2025-10-19T19:18:00Z">
        <w:r>
          <w:rPr>
            <w:rFonts w:hint="eastAsia" w:cstheme="minorBidi"/>
            <w:kern w:val="2"/>
            <w:sz w:val="21"/>
          </w:rPr>
          <w:t>仍有待探究；对于积极自我观的作用，即</w:t>
        </w:r>
      </w:ins>
      <w:ins w:id="311" w:author="孙心茹" w:date="2025-10-07T16:10:00Z">
        <w:r>
          <w:rPr>
            <w:rFonts w:hint="eastAsia" w:cstheme="minorBidi"/>
            <w:kern w:val="2"/>
            <w:sz w:val="21"/>
          </w:rPr>
          <w:t>积极自我观对心理健康的预测功能</w:t>
        </w:r>
      </w:ins>
      <w:ins w:id="312" w:author="孙心茹" w:date="2025-10-19T19:18:00Z">
        <w:r>
          <w:rPr>
            <w:rFonts w:hint="eastAsia" w:cstheme="minorBidi"/>
            <w:kern w:val="2"/>
            <w:sz w:val="21"/>
          </w:rPr>
          <w:t>也</w:t>
        </w:r>
      </w:ins>
      <w:ins w:id="313" w:author="孙心茹" w:date="2025-10-07T16:10:00Z">
        <w:r>
          <w:rPr>
            <w:rFonts w:hint="eastAsia" w:cstheme="minorBidi"/>
            <w:kern w:val="2"/>
            <w:sz w:val="21"/>
          </w:rPr>
          <w:t>尚不清晰。</w:t>
        </w:r>
        <w:commentRangeEnd w:id="9"/>
      </w:ins>
      <w:r>
        <w:rPr>
          <w:rStyle w:val="12"/>
          <w:rFonts w:cstheme="minorBidi"/>
          <w:kern w:val="2"/>
        </w:rPr>
        <w:commentReference w:id="9"/>
      </w:r>
    </w:p>
    <w:p w14:paraId="04179058">
      <w:pPr>
        <w:pStyle w:val="3"/>
        <w:widowControl/>
        <w:ind w:firstLine="420" w:firstLineChars="200"/>
        <w:rPr>
          <w:del w:id="314" w:author="Hu Chuan-Peng" w:date="2025-10-06T11:13:00Z"/>
          <w:rFonts w:hint="default" w:asciiTheme="minorHAnsi" w:hAnsiTheme="minorHAnsi" w:eastAsiaTheme="minorEastAsia" w:cstheme="minorBidi"/>
          <w:b w:val="0"/>
          <w:bCs w:val="0"/>
          <w:kern w:val="2"/>
          <w:sz w:val="21"/>
          <w:szCs w:val="24"/>
        </w:rPr>
      </w:pPr>
      <w:ins w:id="315" w:author="孙心茹" w:date="2025-10-21T10:30:00Z">
        <w:r>
          <w:rPr>
            <w:rFonts w:asciiTheme="minorHAnsi" w:hAnsiTheme="minorHAnsi" w:eastAsiaTheme="minorEastAsia" w:cstheme="minorBidi"/>
            <w:b w:val="0"/>
            <w:bCs w:val="0"/>
            <w:kern w:val="2"/>
            <w:sz w:val="21"/>
            <w:szCs w:val="24"/>
          </w:rPr>
          <w:t>为解决积极自我观结构及功能</w:t>
        </w:r>
      </w:ins>
      <w:ins w:id="316" w:author="孙心茹" w:date="2025-10-21T10:31:00Z">
        <w:r>
          <w:rPr>
            <w:rFonts w:asciiTheme="minorHAnsi" w:hAnsiTheme="minorHAnsi" w:eastAsiaTheme="minorEastAsia" w:cstheme="minorBidi"/>
            <w:b w:val="0"/>
            <w:bCs w:val="0"/>
            <w:kern w:val="2"/>
            <w:sz w:val="21"/>
            <w:szCs w:val="24"/>
          </w:rPr>
          <w:t>模糊的问题，</w:t>
        </w:r>
      </w:ins>
      <w:ins w:id="317" w:author="Hu Chuan-Peng" w:date="2025-10-06T11:13:00Z">
        <w:del w:id="318" w:author="孙心茹" w:date="2025-10-19T19:20:00Z">
          <w:commentRangeStart w:id="10"/>
          <w:r>
            <w:rPr>
              <w:rFonts w:hint="default" w:asciiTheme="minorHAnsi" w:hAnsiTheme="minorHAnsi" w:eastAsiaTheme="minorEastAsia" w:cstheme="minorBidi"/>
              <w:b w:val="0"/>
              <w:bCs w:val="0"/>
              <w:kern w:val="2"/>
              <w:sz w:val="21"/>
              <w:szCs w:val="24"/>
            </w:rPr>
            <w:delText>[</w:delText>
          </w:r>
        </w:del>
      </w:ins>
      <w:ins w:id="319" w:author="Hu Chuan-Peng" w:date="2025-10-06T11:13:00Z">
        <w:del w:id="320" w:author="孙心茹" w:date="2025-10-19T19:20:00Z">
          <w:r>
            <w:rPr>
              <w:rFonts w:asciiTheme="minorHAnsi" w:hAnsiTheme="minorHAnsi" w:eastAsiaTheme="minorEastAsia" w:cstheme="minorBidi"/>
              <w:b w:val="0"/>
              <w:bCs w:val="0"/>
              <w:kern w:val="2"/>
              <w:sz w:val="21"/>
              <w:szCs w:val="24"/>
            </w:rPr>
            <w:delText>当前研究概括</w:delText>
          </w:r>
        </w:del>
      </w:ins>
      <w:ins w:id="321" w:author="Hu Chuan-Peng" w:date="2025-10-06T11:13:00Z">
        <w:del w:id="322" w:author="孙心茹" w:date="2025-10-19T19:20:00Z">
          <w:r>
            <w:rPr>
              <w:rFonts w:hint="default" w:asciiTheme="minorHAnsi" w:hAnsiTheme="minorHAnsi" w:eastAsiaTheme="minorEastAsia" w:cstheme="minorBidi"/>
              <w:b w:val="0"/>
              <w:bCs w:val="0"/>
              <w:kern w:val="2"/>
              <w:sz w:val="21"/>
              <w:szCs w:val="24"/>
            </w:rPr>
            <w:delText>]</w:delText>
          </w:r>
        </w:del>
      </w:ins>
      <w:ins w:id="323" w:author="Hu Chuan-Peng" w:date="2025-10-06T11:14:00Z">
        <w:del w:id="324" w:author="孙心茹" w:date="2025-10-19T19:20:00Z">
          <w:r>
            <w:rPr>
              <w:rFonts w:hint="default" w:asciiTheme="minorHAnsi" w:hAnsiTheme="minorHAnsi" w:eastAsiaTheme="minorEastAsia" w:cstheme="minorBidi"/>
              <w:b w:val="0"/>
              <w:bCs w:val="0"/>
              <w:kern w:val="2"/>
              <w:sz w:val="21"/>
              <w:szCs w:val="24"/>
            </w:rPr>
            <w:delText xml:space="preserve"> </w:delText>
          </w:r>
        </w:del>
      </w:ins>
      <w:r>
        <w:rPr>
          <w:rFonts w:asciiTheme="minorHAnsi" w:hAnsiTheme="minorHAnsi" w:eastAsiaTheme="minorEastAsia" w:cstheme="minorBidi"/>
          <w:b w:val="0"/>
          <w:bCs w:val="0"/>
          <w:kern w:val="2"/>
          <w:sz w:val="21"/>
          <w:szCs w:val="24"/>
        </w:rPr>
        <w:t>研究通过数据驱动的方法</w:t>
      </w:r>
      <w:ins w:id="325" w:author="孙心茹" w:date="2025-10-21T10:23:00Z">
        <w:r>
          <w:rPr>
            <w:rFonts w:asciiTheme="minorHAnsi" w:hAnsiTheme="minorHAnsi" w:eastAsiaTheme="minorEastAsia" w:cstheme="minorBidi"/>
            <w:b w:val="0"/>
            <w:bCs w:val="0"/>
            <w:kern w:val="2"/>
            <w:sz w:val="21"/>
            <w:szCs w:val="24"/>
          </w:rPr>
          <w:t>，</w:t>
        </w:r>
      </w:ins>
      <w:ins w:id="326" w:author="孙心茹" w:date="2025-10-21T10:24:00Z">
        <w:r>
          <w:rPr>
            <w:rFonts w:asciiTheme="minorHAnsi" w:hAnsiTheme="minorHAnsi" w:eastAsiaTheme="minorEastAsia" w:cstheme="minorBidi"/>
            <w:b w:val="0"/>
            <w:bCs w:val="0"/>
            <w:kern w:val="2"/>
            <w:sz w:val="21"/>
            <w:szCs w:val="24"/>
          </w:rPr>
          <w:t>经相关分析、</w:t>
        </w:r>
      </w:ins>
      <w:ins w:id="327" w:author="孙心茹" w:date="2025-10-21T10:24:00Z">
        <w:r>
          <w:rPr>
            <w:rFonts w:hint="default" w:asciiTheme="minorHAnsi" w:hAnsiTheme="minorHAnsi" w:eastAsiaTheme="minorEastAsia" w:cstheme="minorBidi"/>
            <w:b w:val="0"/>
            <w:bCs w:val="0"/>
            <w:kern w:val="2"/>
            <w:sz w:val="21"/>
            <w:szCs w:val="24"/>
          </w:rPr>
          <w:t>Bifactor</w:t>
        </w:r>
      </w:ins>
      <w:ins w:id="328" w:author="孙心茹" w:date="2025-10-21T10:24:00Z">
        <w:r>
          <w:rPr>
            <w:rFonts w:asciiTheme="minorHAnsi" w:hAnsiTheme="minorHAnsi" w:eastAsiaTheme="minorEastAsia" w:cstheme="minorBidi"/>
            <w:b w:val="0"/>
            <w:bCs w:val="0"/>
            <w:kern w:val="2"/>
            <w:sz w:val="21"/>
            <w:szCs w:val="24"/>
          </w:rPr>
          <w:t xml:space="preserve"> </w:t>
        </w:r>
      </w:ins>
      <w:ins w:id="329" w:author="孙心茹" w:date="2025-10-21T10:24:00Z">
        <w:r>
          <w:rPr>
            <w:rFonts w:hint="default" w:asciiTheme="minorHAnsi" w:hAnsiTheme="minorHAnsi" w:eastAsiaTheme="minorEastAsia" w:cstheme="minorBidi"/>
            <w:b w:val="0"/>
            <w:bCs w:val="0"/>
            <w:kern w:val="2"/>
            <w:sz w:val="21"/>
            <w:szCs w:val="24"/>
          </w:rPr>
          <w:t>Model</w:t>
        </w:r>
      </w:ins>
      <w:ins w:id="330" w:author="孙心茹" w:date="2025-10-21T10:24:00Z">
        <w:r>
          <w:rPr>
            <w:rFonts w:asciiTheme="minorHAnsi" w:hAnsiTheme="minorHAnsi" w:eastAsiaTheme="minorEastAsia" w:cstheme="minorBidi"/>
            <w:b w:val="0"/>
            <w:bCs w:val="0"/>
            <w:kern w:val="2"/>
            <w:sz w:val="21"/>
            <w:szCs w:val="24"/>
          </w:rPr>
          <w:t>分析、网络分析</w:t>
        </w:r>
      </w:ins>
      <w:ins w:id="331" w:author="孙心茹" w:date="2025-10-21T10:24:00Z">
        <w:r>
          <w:rPr>
            <w:rFonts w:hint="default" w:asciiTheme="minorHAnsi" w:hAnsiTheme="minorHAnsi" w:eastAsiaTheme="minorEastAsia" w:cstheme="minorBidi"/>
            <w:b w:val="0"/>
            <w:bCs w:val="0"/>
            <w:kern w:val="2"/>
            <w:sz w:val="21"/>
            <w:szCs w:val="24"/>
          </w:rPr>
          <w:t>(EGA)</w:t>
        </w:r>
      </w:ins>
      <w:r>
        <w:rPr>
          <w:rFonts w:asciiTheme="minorHAnsi" w:hAnsiTheme="minorHAnsi" w:eastAsiaTheme="minorEastAsia" w:cstheme="minorBidi"/>
          <w:b w:val="0"/>
          <w:bCs w:val="0"/>
          <w:kern w:val="2"/>
          <w:sz w:val="21"/>
          <w:szCs w:val="24"/>
        </w:rPr>
        <w:t>探索积极自我观</w:t>
      </w:r>
      <w:ins w:id="332" w:author="孙心茹" w:date="2025-10-21T10:22:00Z">
        <w:r>
          <w:rPr>
            <w:rFonts w:asciiTheme="minorHAnsi" w:hAnsiTheme="minorHAnsi" w:eastAsiaTheme="minorEastAsia" w:cstheme="minorBidi"/>
            <w:b w:val="0"/>
            <w:bCs w:val="0"/>
            <w:kern w:val="2"/>
            <w:sz w:val="21"/>
            <w:szCs w:val="24"/>
          </w:rPr>
          <w:t>的构念以及基本</w:t>
        </w:r>
      </w:ins>
      <w:r>
        <w:rPr>
          <w:rFonts w:asciiTheme="minorHAnsi" w:hAnsiTheme="minorHAnsi" w:eastAsiaTheme="minorEastAsia" w:cstheme="minorBidi"/>
          <w:b w:val="0"/>
          <w:bCs w:val="0"/>
          <w:kern w:val="2"/>
          <w:sz w:val="21"/>
          <w:szCs w:val="24"/>
        </w:rPr>
        <w:t>结构</w:t>
      </w:r>
      <w:del w:id="333" w:author="孙心茹" w:date="2025-10-19T19:20:00Z">
        <w:r>
          <w:rPr>
            <w:rFonts w:asciiTheme="minorHAnsi" w:hAnsiTheme="minorHAnsi" w:eastAsiaTheme="minorEastAsia" w:cstheme="minorBidi"/>
            <w:b w:val="0"/>
            <w:bCs w:val="0"/>
            <w:kern w:val="2"/>
            <w:sz w:val="21"/>
            <w:szCs w:val="24"/>
          </w:rPr>
          <w:delText>（是什么）</w:delText>
        </w:r>
      </w:del>
      <w:ins w:id="334" w:author="孙心茹" w:date="2025-10-21T10:22:00Z">
        <w:r>
          <w:rPr>
            <w:rFonts w:asciiTheme="minorHAnsi" w:hAnsiTheme="minorHAnsi" w:eastAsiaTheme="minorEastAsia" w:cstheme="minorBidi"/>
            <w:b w:val="0"/>
            <w:bCs w:val="0"/>
            <w:kern w:val="2"/>
            <w:sz w:val="21"/>
            <w:szCs w:val="24"/>
          </w:rPr>
          <w:t>，即</w:t>
        </w:r>
      </w:ins>
      <w:del w:id="335" w:author="孙心茹" w:date="2025-10-21T10:22:00Z">
        <w:r>
          <w:rPr>
            <w:rFonts w:asciiTheme="minorHAnsi" w:hAnsiTheme="minorHAnsi" w:eastAsiaTheme="minorEastAsia" w:cstheme="minorBidi"/>
            <w:b w:val="0"/>
            <w:bCs w:val="0"/>
            <w:kern w:val="2"/>
            <w:sz w:val="21"/>
            <w:szCs w:val="24"/>
          </w:rPr>
          <w:delText>；</w:delText>
        </w:r>
      </w:del>
      <w:r>
        <w:rPr>
          <w:rFonts w:asciiTheme="minorHAnsi" w:hAnsiTheme="minorHAnsi" w:eastAsiaTheme="minorEastAsia" w:cstheme="minorBidi"/>
          <w:b w:val="0"/>
          <w:bCs w:val="0"/>
          <w:kern w:val="2"/>
          <w:sz w:val="21"/>
          <w:szCs w:val="24"/>
        </w:rPr>
        <w:t>积极自我观包括的</w:t>
      </w:r>
      <w:ins w:id="336" w:author="孙心茹" w:date="2025-10-21T10:22:00Z">
        <w:r>
          <w:rPr>
            <w:rFonts w:asciiTheme="minorHAnsi" w:hAnsiTheme="minorHAnsi" w:eastAsiaTheme="minorEastAsia" w:cstheme="minorBidi"/>
            <w:b w:val="0"/>
            <w:bCs w:val="0"/>
            <w:kern w:val="2"/>
            <w:sz w:val="21"/>
            <w:szCs w:val="24"/>
          </w:rPr>
          <w:t>可能的</w:t>
        </w:r>
      </w:ins>
      <w:r>
        <w:rPr>
          <w:rFonts w:asciiTheme="minorHAnsi" w:hAnsiTheme="minorHAnsi" w:eastAsiaTheme="minorEastAsia" w:cstheme="minorBidi"/>
          <w:b w:val="0"/>
          <w:bCs w:val="0"/>
          <w:kern w:val="2"/>
          <w:sz w:val="21"/>
          <w:szCs w:val="24"/>
        </w:rPr>
        <w:t>潜在维度</w:t>
      </w:r>
      <w:del w:id="337" w:author="孙心茹" w:date="2025-10-21T10:22:00Z">
        <w:r>
          <w:rPr>
            <w:rFonts w:asciiTheme="minorHAnsi" w:hAnsiTheme="minorHAnsi" w:eastAsiaTheme="minorEastAsia" w:cstheme="minorBidi"/>
            <w:b w:val="0"/>
            <w:bCs w:val="0"/>
            <w:kern w:val="2"/>
            <w:sz w:val="21"/>
            <w:szCs w:val="24"/>
          </w:rPr>
          <w:delText>或构念（包括什么）</w:delText>
        </w:r>
      </w:del>
      <w:ins w:id="338" w:author="孙心茹" w:date="2025-10-21T10:21:00Z">
        <w:r>
          <w:rPr>
            <w:rFonts w:asciiTheme="minorHAnsi" w:hAnsiTheme="minorHAnsi" w:eastAsiaTheme="minorEastAsia" w:cstheme="minorBidi"/>
            <w:b w:val="0"/>
            <w:bCs w:val="0"/>
            <w:kern w:val="2"/>
            <w:sz w:val="21"/>
            <w:szCs w:val="24"/>
          </w:rPr>
          <w:t>。同时</w:t>
        </w:r>
      </w:ins>
      <w:ins w:id="339" w:author="孙心茹" w:date="2025-10-21T10:25:00Z">
        <w:r>
          <w:rPr>
            <w:rFonts w:asciiTheme="minorHAnsi" w:hAnsiTheme="minorHAnsi" w:eastAsiaTheme="minorEastAsia" w:cstheme="minorBidi"/>
            <w:b w:val="0"/>
            <w:bCs w:val="0"/>
            <w:kern w:val="2"/>
            <w:sz w:val="21"/>
            <w:szCs w:val="24"/>
          </w:rPr>
          <w:t>利用自动机器学习</w:t>
        </w:r>
      </w:ins>
      <w:ins w:id="340" w:author="孙心茹" w:date="2025-10-21T10:25:00Z">
        <w:r>
          <w:rPr>
            <w:rFonts w:hint="default" w:asciiTheme="minorHAnsi" w:hAnsiTheme="minorHAnsi" w:eastAsiaTheme="minorEastAsia" w:cstheme="minorBidi"/>
            <w:b w:val="0"/>
            <w:bCs w:val="0"/>
            <w:kern w:val="2"/>
            <w:sz w:val="21"/>
            <w:szCs w:val="24"/>
          </w:rPr>
          <w:t>(AutoML)</w:t>
        </w:r>
      </w:ins>
      <w:ins w:id="341" w:author="孙心茹" w:date="2025-10-21T10:21:00Z">
        <w:r>
          <w:rPr>
            <w:rFonts w:asciiTheme="minorHAnsi" w:hAnsiTheme="minorHAnsi" w:eastAsiaTheme="minorEastAsia" w:cstheme="minorBidi"/>
            <w:b w:val="0"/>
            <w:bCs w:val="0"/>
            <w:kern w:val="2"/>
            <w:sz w:val="21"/>
            <w:szCs w:val="24"/>
          </w:rPr>
          <w:t>探索这一构念</w:t>
        </w:r>
      </w:ins>
      <w:del w:id="342" w:author="孙心茹" w:date="2025-10-21T10:21:00Z">
        <w:r>
          <w:rPr>
            <w:rFonts w:asciiTheme="minorHAnsi" w:hAnsiTheme="minorHAnsi" w:eastAsiaTheme="minorEastAsia" w:cstheme="minorBidi"/>
            <w:b w:val="0"/>
            <w:bCs w:val="0"/>
            <w:kern w:val="2"/>
            <w:sz w:val="21"/>
            <w:szCs w:val="24"/>
          </w:rPr>
          <w:delText>；积极自我观</w:delText>
        </w:r>
      </w:del>
      <w:r>
        <w:rPr>
          <w:rFonts w:asciiTheme="minorHAnsi" w:hAnsiTheme="minorHAnsi" w:eastAsiaTheme="minorEastAsia" w:cstheme="minorBidi"/>
          <w:b w:val="0"/>
          <w:bCs w:val="0"/>
          <w:kern w:val="2"/>
          <w:sz w:val="21"/>
          <w:szCs w:val="24"/>
        </w:rPr>
        <w:t>在心理健康与适应的预测</w:t>
      </w:r>
      <w:ins w:id="343" w:author="孙心茹" w:date="2025-10-21T10:21:00Z">
        <w:r>
          <w:rPr>
            <w:rFonts w:asciiTheme="minorHAnsi" w:hAnsiTheme="minorHAnsi" w:eastAsiaTheme="minorEastAsia" w:cstheme="minorBidi"/>
            <w:b w:val="0"/>
            <w:bCs w:val="0"/>
            <w:kern w:val="2"/>
            <w:sz w:val="21"/>
            <w:szCs w:val="24"/>
          </w:rPr>
          <w:t>的实际应用</w:t>
        </w:r>
      </w:ins>
      <w:r>
        <w:rPr>
          <w:rFonts w:asciiTheme="minorHAnsi" w:hAnsiTheme="minorHAnsi" w:eastAsiaTheme="minorEastAsia" w:cstheme="minorBidi"/>
          <w:b w:val="0"/>
          <w:bCs w:val="0"/>
          <w:kern w:val="2"/>
          <w:sz w:val="21"/>
          <w:szCs w:val="24"/>
        </w:rPr>
        <w:t>中发挥怎样的作用</w:t>
      </w:r>
      <w:del w:id="344" w:author="孙心茹" w:date="2025-10-19T19:20:00Z">
        <w:r>
          <w:rPr>
            <w:rFonts w:asciiTheme="minorHAnsi" w:hAnsiTheme="minorHAnsi" w:eastAsiaTheme="minorEastAsia" w:cstheme="minorBidi"/>
            <w:b w:val="0"/>
            <w:bCs w:val="0"/>
            <w:kern w:val="2"/>
            <w:sz w:val="21"/>
            <w:szCs w:val="24"/>
          </w:rPr>
          <w:delText>（有什么用）</w:delText>
        </w:r>
      </w:del>
      <w:ins w:id="345" w:author="孙心茹" w:date="2025-10-19T19:20:00Z">
        <w:r>
          <w:rPr>
            <w:rFonts w:asciiTheme="minorHAnsi" w:hAnsiTheme="minorHAnsi" w:eastAsiaTheme="minorEastAsia" w:cstheme="minorBidi"/>
            <w:b w:val="0"/>
            <w:bCs w:val="0"/>
            <w:kern w:val="2"/>
            <w:sz w:val="21"/>
            <w:szCs w:val="24"/>
          </w:rPr>
          <w:t>。</w:t>
        </w:r>
      </w:ins>
    </w:p>
    <w:p w14:paraId="10186AC3">
      <w:pPr>
        <w:pStyle w:val="3"/>
        <w:widowControl/>
        <w:ind w:firstLine="420" w:firstLineChars="200"/>
        <w:rPr>
          <w:rFonts w:hint="default"/>
        </w:rPr>
      </w:pPr>
      <w:ins w:id="346" w:author="孙心茹" w:date="2025-10-21T10:23:00Z">
        <w:r>
          <w:rPr>
            <w:rFonts w:asciiTheme="minorHAnsi" w:hAnsiTheme="minorHAnsi" w:eastAsiaTheme="minorEastAsia" w:cstheme="minorBidi"/>
            <w:b w:val="0"/>
            <w:bCs w:val="0"/>
            <w:kern w:val="2"/>
            <w:sz w:val="21"/>
            <w:szCs w:val="24"/>
          </w:rPr>
          <w:t>本</w:t>
        </w:r>
      </w:ins>
      <w:r>
        <w:rPr>
          <w:rFonts w:asciiTheme="minorHAnsi" w:hAnsiTheme="minorHAnsi" w:eastAsiaTheme="minorEastAsia" w:cstheme="minorBidi"/>
          <w:b w:val="0"/>
          <w:bCs w:val="0"/>
          <w:kern w:val="2"/>
          <w:sz w:val="21"/>
          <w:szCs w:val="24"/>
        </w:rPr>
        <w:t>研究假设</w:t>
      </w:r>
      <w:ins w:id="347" w:author="孙心茹" w:date="2025-10-21T10:23:00Z">
        <w:r>
          <w:rPr>
            <w:rFonts w:asciiTheme="minorHAnsi" w:hAnsiTheme="minorHAnsi" w:eastAsiaTheme="minorEastAsia" w:cstheme="minorBidi"/>
            <w:b w:val="0"/>
            <w:bCs w:val="0"/>
            <w:kern w:val="2"/>
            <w:sz w:val="21"/>
            <w:szCs w:val="24"/>
          </w:rPr>
          <w:t>，</w:t>
        </w:r>
      </w:ins>
      <w:r>
        <w:rPr>
          <w:rFonts w:asciiTheme="minorHAnsi" w:hAnsiTheme="minorHAnsi" w:eastAsiaTheme="minorEastAsia" w:cstheme="minorBidi"/>
          <w:b w:val="0"/>
          <w:bCs w:val="0"/>
          <w:kern w:val="2"/>
          <w:sz w:val="21"/>
          <w:szCs w:val="24"/>
        </w:rPr>
        <w:t>数据驱动分析可提取出一个共同因子，代表积极自我观的核心结构；积极自我观涵盖多个潜在结构；积极自我观能够显著预测心理健康水平</w:t>
      </w:r>
      <w:commentRangeEnd w:id="10"/>
      <w:r>
        <w:rPr>
          <w:rStyle w:val="12"/>
          <w:rFonts w:hint="default" w:asciiTheme="minorHAnsi" w:hAnsiTheme="minorHAnsi" w:eastAsiaTheme="minorEastAsia" w:cstheme="minorBidi"/>
          <w:b w:val="0"/>
          <w:bCs w:val="0"/>
          <w:kern w:val="2"/>
        </w:rPr>
        <w:commentReference w:id="10"/>
      </w:r>
      <w:r>
        <w:rPr>
          <w:rFonts w:asciiTheme="minorHAnsi" w:hAnsiTheme="minorHAnsi" w:eastAsiaTheme="minorEastAsia" w:cstheme="minorBidi"/>
          <w:b w:val="0"/>
          <w:bCs w:val="0"/>
          <w:kern w:val="2"/>
          <w:sz w:val="21"/>
          <w:szCs w:val="24"/>
        </w:rPr>
        <w:t>。</w:t>
      </w:r>
    </w:p>
    <w:p w14:paraId="6D2C1182">
      <w:pPr>
        <w:pStyle w:val="3"/>
        <w:widowControl/>
        <w:numPr>
          <w:ilvl w:val="255"/>
          <w:numId w:val="0"/>
        </w:numPr>
        <w:rPr>
          <w:ins w:id="348" w:author="孙心茹" w:date="2025-10-19T11:00:00Z"/>
          <w:rFonts w:hint="default" w:cs="宋体"/>
        </w:rPr>
      </w:pPr>
      <w:ins w:id="349" w:author="孙心茹" w:date="2025-10-19T19:23:00Z">
        <w:r>
          <w:rPr>
            <w:rFonts w:cs="宋体"/>
          </w:rPr>
          <w:t xml:space="preserve">2 </w:t>
        </w:r>
      </w:ins>
      <w:commentRangeStart w:id="11"/>
      <w:r>
        <w:rPr>
          <w:rFonts w:cs="宋体"/>
        </w:rPr>
        <w:t>Method</w:t>
      </w:r>
      <w:commentRangeEnd w:id="11"/>
      <w:r>
        <w:rPr>
          <w:rStyle w:val="12"/>
          <w:rFonts w:hint="default" w:asciiTheme="minorHAnsi" w:hAnsiTheme="minorHAnsi" w:eastAsiaTheme="minorEastAsia" w:cstheme="minorBidi"/>
          <w:b w:val="0"/>
          <w:bCs w:val="0"/>
          <w:kern w:val="2"/>
        </w:rPr>
        <w:commentReference w:id="11"/>
      </w:r>
    </w:p>
    <w:p w14:paraId="7ADB3464">
      <w:pPr>
        <w:pStyle w:val="3"/>
        <w:rPr>
          <w:ins w:id="350" w:author="孙心茹" w:date="2025-10-19T11:15:00Z"/>
          <w:rFonts w:hint="default" w:asciiTheme="minorHAnsi" w:hAnsiTheme="minorHAnsi" w:eastAsiaTheme="minorEastAsia" w:cstheme="minorBidi"/>
          <w:b w:val="0"/>
          <w:bCs w:val="0"/>
          <w:kern w:val="2"/>
          <w:sz w:val="21"/>
          <w:szCs w:val="24"/>
        </w:rPr>
      </w:pPr>
      <w:ins w:id="351" w:author="孙心茹" w:date="2025-10-19T19:23:00Z">
        <w:r>
          <w:rPr>
            <w:rFonts w:asciiTheme="minorHAnsi" w:hAnsiTheme="minorHAnsi" w:eastAsiaTheme="minorEastAsia" w:cstheme="minorBidi"/>
            <w:b w:val="0"/>
            <w:bCs w:val="0"/>
            <w:kern w:val="2"/>
            <w:sz w:val="21"/>
            <w:szCs w:val="24"/>
          </w:rPr>
          <w:t xml:space="preserve">2.1 </w:t>
        </w:r>
      </w:ins>
      <w:ins w:id="352" w:author="孙心茹" w:date="2025-10-19T11:00:00Z">
        <w:r>
          <w:rPr>
            <w:rFonts w:asciiTheme="minorHAnsi" w:hAnsiTheme="minorHAnsi" w:eastAsiaTheme="minorEastAsia" w:cstheme="minorBidi"/>
            <w:b w:val="0"/>
            <w:bCs w:val="0"/>
            <w:kern w:val="2"/>
            <w:sz w:val="21"/>
            <w:szCs w:val="24"/>
          </w:rPr>
          <w:t>Participants</w:t>
        </w:r>
      </w:ins>
    </w:p>
    <w:p w14:paraId="74B57502">
      <w:pPr>
        <w:pStyle w:val="6"/>
        <w:widowControl/>
        <w:ind w:firstLine="420" w:firstLineChars="200"/>
        <w:rPr>
          <w:ins w:id="353" w:author="孙心茹" w:date="2025-10-19T11:16:00Z"/>
          <w:rFonts w:cstheme="minorBidi"/>
          <w:kern w:val="2"/>
          <w:sz w:val="21"/>
        </w:rPr>
      </w:pPr>
      <w:ins w:id="354" w:author="孙心茹" w:date="2025-10-19T11:16:00Z">
        <w:r>
          <w:rPr>
            <w:rFonts w:hint="eastAsia" w:cstheme="minorBidi"/>
            <w:kern w:val="2"/>
            <w:sz w:val="21"/>
          </w:rPr>
          <w:t>本研究采用线上招募方式，在全国范围内共招募 18～59 岁的成年被试</w:t>
        </w:r>
      </w:ins>
      <w:ins w:id="355" w:author="孙心茹 [2]" w:date="2025-10-29T16:15:46Z">
        <w:r>
          <w:rPr>
            <w:rFonts w:hint="eastAsia" w:cstheme="minorBidi"/>
            <w:kern w:val="2"/>
            <w:sz w:val="21"/>
            <w:lang w:eastAsia="zh-CN"/>
          </w:rPr>
          <w:t>。</w:t>
        </w:r>
      </w:ins>
      <w:ins w:id="356" w:author="孙心茹 [2]" w:date="2025-10-29T16:15:31Z">
        <w:r>
          <w:rPr>
            <w:rFonts w:hint="eastAsia" w:cstheme="minorBidi"/>
            <w:kern w:val="2"/>
            <w:sz w:val="21"/>
          </w:rPr>
          <w:t>所有被试均通过网络平台自愿报名参与，并在实验前在线签署电子版知情同意书。为避免设备差异对实验数据的影响，实验员在实验开始前记录了每位被试所使用设备的网页刷新率与屏幕分辨率。</w:t>
        </w:r>
      </w:ins>
    </w:p>
    <w:p w14:paraId="7237273B">
      <w:pPr>
        <w:pStyle w:val="6"/>
        <w:widowControl/>
        <w:ind w:firstLine="420" w:firstLineChars="200"/>
        <w:rPr>
          <w:ins w:id="357" w:author="孙心茹 [2]" w:date="2025-10-29T16:26:05Z"/>
          <w:rFonts w:hint="eastAsia" w:cstheme="minorBidi"/>
          <w:kern w:val="2"/>
          <w:sz w:val="21"/>
        </w:rPr>
      </w:pPr>
      <w:ins w:id="358" w:author="孙心茹 [2]" w:date="2025-10-29T16:25:10Z">
        <w:r>
          <w:rPr>
            <w:rFonts w:hint="eastAsia" w:cstheme="minorBidi"/>
            <w:kern w:val="2"/>
            <w:sz w:val="21"/>
          </w:rPr>
          <w:t>为确保数据质量，本研究依据实验任务的反应时、正确率及注意力检测题表现设定了严格的筛选标准。若被试存在以下任一情况，其数据将被标记为无效并剔除分析：(1) 内隐联想测验中反应时大于 10,000 ms 或超过 10% 的试次反应时小于 300 ms；(2) 联想学习任务中任一图形条件正确率低于 20%，或任一领域的总体正确率低于 60%；(3) 自我参照任务中新旧判断正确率低于 55%，或来源判断阶段超过 10% 的试次反应时低于 200 ms；(4) 第 2 天、第 3 天及第 10 天问卷中注意力检测题回答异常。</w:t>
        </w:r>
      </w:ins>
    </w:p>
    <w:p w14:paraId="75CE575F">
      <w:pPr>
        <w:pStyle w:val="6"/>
        <w:widowControl/>
        <w:ind w:firstLine="420" w:firstLineChars="200"/>
        <w:rPr>
          <w:ins w:id="359" w:author="孙心茹" w:date="2025-10-19T11:17:00Z"/>
          <w:del w:id="360" w:author="孙心茹 [2]" w:date="2025-10-29T16:26:04Z"/>
          <w:rFonts w:cstheme="minorBidi"/>
          <w:kern w:val="2"/>
          <w:sz w:val="21"/>
        </w:rPr>
      </w:pPr>
      <w:ins w:id="361" w:author="孙心茹" w:date="2025-10-19T11:16:00Z">
        <w:del w:id="362" w:author="孙心茹 [2]" w:date="2025-10-29T16:26:04Z">
          <w:r>
            <w:rPr>
              <w:rFonts w:hint="eastAsia" w:cstheme="minorBidi"/>
              <w:kern w:val="2"/>
              <w:sz w:val="21"/>
            </w:rPr>
            <w:delText>通过反应时、正确率与注意力检测等筛选标准</w:delText>
          </w:r>
        </w:del>
      </w:ins>
      <w:ins w:id="363" w:author="孙心茹" w:date="2025-10-19T11:17:00Z">
        <w:del w:id="364" w:author="孙心茹 [2]" w:date="2025-10-29T16:26:04Z">
          <w:r>
            <w:rPr>
              <w:rFonts w:hint="eastAsia" w:cstheme="minorBidi"/>
              <w:kern w:val="2"/>
              <w:sz w:val="21"/>
            </w:rPr>
            <w:delText>进行数据筛选，保证数据质量；</w:delText>
          </w:r>
        </w:del>
      </w:ins>
    </w:p>
    <w:p w14:paraId="6B0F8EEE">
      <w:pPr>
        <w:pStyle w:val="6"/>
        <w:widowControl/>
        <w:ind w:firstLine="420" w:firstLineChars="200"/>
        <w:rPr>
          <w:ins w:id="365" w:author="孙心茹" w:date="2025-10-19T11:00:00Z"/>
          <w:rFonts w:cstheme="minorBidi"/>
          <w:kern w:val="2"/>
          <w:sz w:val="21"/>
        </w:rPr>
      </w:pPr>
      <w:ins w:id="366" w:author="孙心茹 [2]" w:date="2025-10-29T16:24:15Z">
        <w:r>
          <w:rPr>
            <w:rFonts w:hint="eastAsia" w:cstheme="minorBidi"/>
            <w:kern w:val="2"/>
            <w:sz w:val="21"/>
            <w:lang w:val="en-US" w:eastAsia="zh-CN"/>
          </w:rPr>
          <w:t>研究</w:t>
        </w:r>
      </w:ins>
      <w:ins w:id="367" w:author="孙心茹 [2]" w:date="2025-10-29T16:24:10Z">
        <w:r>
          <w:rPr>
            <w:rFonts w:hint="eastAsia" w:cstheme="minorBidi"/>
            <w:kern w:val="2"/>
            <w:sz w:val="21"/>
          </w:rPr>
          <w:t>共有 771 名被试参与实验。</w:t>
        </w:r>
      </w:ins>
      <w:ins w:id="368" w:author="孙心茹 [2]" w:date="2025-10-29T16:24:31Z">
        <w:r>
          <w:rPr>
            <w:rFonts w:hint="eastAsia" w:cstheme="minorBidi"/>
            <w:kern w:val="2"/>
            <w:sz w:val="21"/>
            <w:lang w:val="en-US" w:eastAsia="zh-CN"/>
          </w:rPr>
          <w:t>经</w:t>
        </w:r>
      </w:ins>
      <w:ins w:id="369" w:author="孙心茹 [2]" w:date="2025-10-29T16:24:36Z">
        <w:r>
          <w:rPr>
            <w:rFonts w:hint="eastAsia" w:cstheme="minorBidi"/>
            <w:kern w:val="2"/>
            <w:sz w:val="21"/>
            <w:lang w:val="en-US" w:eastAsia="zh-CN"/>
          </w:rPr>
          <w:t>筛选</w:t>
        </w:r>
      </w:ins>
      <w:ins w:id="370" w:author="孙心茹 [2]" w:date="2025-10-29T16:24:10Z">
        <w:r>
          <w:rPr>
            <w:rFonts w:hint="eastAsia" w:cstheme="minorBidi"/>
            <w:kern w:val="2"/>
            <w:sz w:val="21"/>
          </w:rPr>
          <w:t>最终纳入数据分析的样本为 503 名（平均年龄 = 24.0 岁，SD = 6.0）。</w:t>
        </w:r>
      </w:ins>
      <w:ins w:id="371" w:author="孙心茹" w:date="2025-10-19T11:17:00Z">
        <w:del w:id="372" w:author="孙心茹 [2]" w:date="2025-10-29T16:24:53Z">
          <w:r>
            <w:rPr>
              <w:rFonts w:hint="eastAsia" w:cstheme="minorBidi"/>
              <w:kern w:val="2"/>
              <w:sz w:val="21"/>
            </w:rPr>
            <w:delText>最终将503名被试的数据纳入</w:delText>
          </w:r>
        </w:del>
      </w:ins>
      <w:ins w:id="373" w:author="孙心茹" w:date="2025-10-19T11:18:00Z">
        <w:del w:id="374" w:author="孙心茹 [2]" w:date="2025-10-29T16:24:53Z">
          <w:r>
            <w:rPr>
              <w:rFonts w:hint="eastAsia" w:cstheme="minorBidi"/>
              <w:kern w:val="2"/>
              <w:sz w:val="21"/>
            </w:rPr>
            <w:delText>分析</w:delText>
          </w:r>
        </w:del>
      </w:ins>
      <w:ins w:id="375" w:author="孙心茹" w:date="2025-10-19T11:17:00Z">
        <w:del w:id="376" w:author="孙心茹 [2]" w:date="2025-10-29T16:24:53Z">
          <w:r>
            <w:rPr>
              <w:rFonts w:hint="eastAsia" w:cstheme="minorBidi"/>
              <w:kern w:val="2"/>
              <w:sz w:val="21"/>
            </w:rPr>
            <w:delText>。</w:delText>
          </w:r>
        </w:del>
      </w:ins>
    </w:p>
    <w:p w14:paraId="2496EEB2">
      <w:pPr>
        <w:pStyle w:val="6"/>
        <w:widowControl/>
        <w:rPr>
          <w:ins w:id="377" w:author="孙心茹 [2]" w:date="2025-11-01T12:54:36Z"/>
          <w:rFonts w:cstheme="minorBidi"/>
          <w:kern w:val="2"/>
          <w:sz w:val="21"/>
        </w:rPr>
      </w:pPr>
      <w:ins w:id="378" w:author="孙心茹" w:date="2025-10-19T19:23:00Z">
        <w:r>
          <w:rPr>
            <w:rFonts w:hint="eastAsia" w:cstheme="minorBidi"/>
            <w:kern w:val="2"/>
            <w:sz w:val="21"/>
          </w:rPr>
          <w:t xml:space="preserve">2.2 </w:t>
        </w:r>
      </w:ins>
      <w:ins w:id="379" w:author="孙心茹" w:date="2025-10-19T11:00:00Z">
        <w:r>
          <w:rPr>
            <w:rFonts w:cstheme="minorBidi"/>
            <w:kern w:val="2"/>
            <w:sz w:val="21"/>
          </w:rPr>
          <w:t>Materials</w:t>
        </w:r>
      </w:ins>
    </w:p>
    <w:p w14:paraId="08A6BDB5">
      <w:pPr>
        <w:pStyle w:val="6"/>
        <w:widowControl/>
        <w:rPr>
          <w:ins w:id="380" w:author="孙心茹" w:date="2025-10-19T11:24:00Z"/>
          <w:rFonts w:hint="default" w:eastAsiaTheme="minorEastAsia" w:cstheme="minorBidi"/>
          <w:kern w:val="2"/>
          <w:sz w:val="21"/>
          <w:lang w:val="en-US" w:eastAsia="zh-CN"/>
        </w:rPr>
      </w:pPr>
      <w:ins w:id="381" w:author="孙心茹 [2]" w:date="2025-11-01T12:54:37Z">
        <w:r>
          <w:rPr>
            <w:rFonts w:hint="default" w:cstheme="minorBidi"/>
            <w:kern w:val="2"/>
            <w:sz w:val="21"/>
            <w:lang w:val="en-US"/>
          </w:rPr>
          <w:t>2</w:t>
        </w:r>
      </w:ins>
      <w:ins w:id="382" w:author="孙心茹 [2]" w:date="2025-11-01T12:54:38Z">
        <w:r>
          <w:rPr>
            <w:rFonts w:hint="default" w:cstheme="minorBidi"/>
            <w:kern w:val="2"/>
            <w:sz w:val="21"/>
            <w:lang w:val="en-US"/>
          </w:rPr>
          <w:t>.2</w:t>
        </w:r>
      </w:ins>
      <w:ins w:id="383" w:author="孙心茹 [2]" w:date="2025-11-01T12:54:39Z">
        <w:r>
          <w:rPr>
            <w:rFonts w:hint="default" w:cstheme="minorBidi"/>
            <w:kern w:val="2"/>
            <w:sz w:val="21"/>
            <w:lang w:val="en-US"/>
          </w:rPr>
          <w:t>.</w:t>
        </w:r>
      </w:ins>
      <w:ins w:id="384" w:author="孙心茹 [2]" w:date="2025-11-01T12:54:40Z">
        <w:r>
          <w:rPr>
            <w:rFonts w:hint="default" w:cstheme="minorBidi"/>
            <w:kern w:val="2"/>
            <w:sz w:val="21"/>
            <w:lang w:val="en-US"/>
          </w:rPr>
          <w:t xml:space="preserve">1 </w:t>
        </w:r>
      </w:ins>
      <w:ins w:id="385" w:author="孙心茹 [2]" w:date="2025-11-01T12:54:48Z">
        <w:r>
          <w:rPr>
            <w:rFonts w:hint="eastAsia" w:cstheme="minorBidi"/>
            <w:kern w:val="2"/>
            <w:sz w:val="21"/>
            <w:lang w:val="en-US" w:eastAsia="zh-CN"/>
          </w:rPr>
          <w:t>自我</w:t>
        </w:r>
      </w:ins>
      <w:ins w:id="386" w:author="孙心茹 [2]" w:date="2025-11-01T12:54:50Z">
        <w:r>
          <w:rPr>
            <w:rFonts w:hint="eastAsia" w:cstheme="minorBidi"/>
            <w:kern w:val="2"/>
            <w:sz w:val="21"/>
            <w:lang w:val="en-US" w:eastAsia="zh-CN"/>
          </w:rPr>
          <w:t>报告</w:t>
        </w:r>
      </w:ins>
      <w:ins w:id="387" w:author="孙心茹 [2]" w:date="2025-11-01T12:54:51Z">
        <w:r>
          <w:rPr>
            <w:rFonts w:hint="eastAsia" w:cstheme="minorBidi"/>
            <w:kern w:val="2"/>
            <w:sz w:val="21"/>
            <w:lang w:val="en-US" w:eastAsia="zh-CN"/>
          </w:rPr>
          <w:t>问卷</w:t>
        </w:r>
      </w:ins>
    </w:p>
    <w:p w14:paraId="04194AED">
      <w:pPr>
        <w:pStyle w:val="6"/>
        <w:widowControl/>
        <w:ind w:firstLine="420" w:firstLineChars="200"/>
        <w:rPr>
          <w:ins w:id="388" w:author="孙心茹 [2]" w:date="2025-10-31T08:58:38Z"/>
          <w:rFonts w:hint="eastAsia" w:cstheme="minorBidi"/>
          <w:kern w:val="2"/>
          <w:sz w:val="21"/>
          <w:rPrChange w:id="389" w:author="孙心茹 [2]" w:date="2025-10-31T08:58:38Z">
            <w:rPr>
              <w:ins w:id="390" w:author="孙心茹 [2]" w:date="2025-10-31T08:58:38Z"/>
              <w:rFonts w:hint="eastAsia"/>
            </w:rPr>
          </w:rPrChange>
        </w:rPr>
      </w:pPr>
      <w:ins w:id="391" w:author="孙心茹" w:date="2025-10-19T11:24:00Z">
        <w:del w:id="392" w:author="孙心茹 [2]" w:date="2025-11-01T13:46:58Z">
          <w:r>
            <w:rPr>
              <w:rFonts w:hint="eastAsia" w:cstheme="minorBidi"/>
              <w:kern w:val="2"/>
              <w:sz w:val="21"/>
            </w:rPr>
            <w:delText>积极自我</w:delText>
          </w:r>
        </w:del>
      </w:ins>
      <w:ins w:id="393" w:author="孙心茹" w:date="2025-10-19T11:25:00Z">
        <w:del w:id="394" w:author="孙心茹 [2]" w:date="2025-11-01T13:46:58Z">
          <w:r>
            <w:rPr>
              <w:rFonts w:hint="eastAsia" w:cstheme="minorBidi"/>
              <w:kern w:val="2"/>
              <w:sz w:val="21"/>
            </w:rPr>
            <w:delText>概念自评量表</w:delText>
          </w:r>
        </w:del>
      </w:ins>
      <w:ins w:id="395" w:author="孙心茹" w:date="2025-10-19T11:43:00Z">
        <w:del w:id="396" w:author="孙心茹 [2]" w:date="2025-11-01T13:46:58Z">
          <w:r>
            <w:rPr>
              <w:rFonts w:hint="eastAsia" w:cstheme="minorBidi"/>
              <w:kern w:val="2"/>
              <w:sz w:val="21"/>
            </w:rPr>
            <w:delText>：</w:delText>
          </w:r>
        </w:del>
      </w:ins>
      <w:ins w:id="397" w:author="孙心茹" w:date="2025-10-19T11:44:00Z">
        <w:del w:id="398" w:author="孙心茹 [2]" w:date="2025-11-01T13:46:58Z">
          <w:r>
            <w:rPr>
              <w:rFonts w:hint="eastAsia" w:cstheme="minorBidi"/>
              <w:kern w:val="2"/>
              <w:sz w:val="21"/>
            </w:rPr>
            <w:delText>采用多种自我报告量表测量积极自我观及其相关心理特质，包括</w:delText>
          </w:r>
        </w:del>
      </w:ins>
      <w:ins w:id="399" w:author="孙心茹" w:date="2025-10-19T11:47:00Z">
        <w:del w:id="400" w:author="孙心茹 [2]" w:date="2025-11-01T13:46:58Z">
          <w:r>
            <w:rPr>
              <w:rFonts w:hint="eastAsia" w:cstheme="minorBidi"/>
              <w:kern w:val="2"/>
              <w:sz w:val="21"/>
            </w:rPr>
            <w:delText>生活</w:delText>
          </w:r>
        </w:del>
      </w:ins>
      <w:ins w:id="401" w:author="孙心茹" w:date="2025-10-19T11:48:00Z">
        <w:del w:id="402" w:author="孙心茹 [2]" w:date="2025-11-01T13:46:58Z">
          <w:r>
            <w:rPr>
              <w:rFonts w:hint="eastAsia" w:cstheme="minorBidi"/>
              <w:kern w:val="2"/>
              <w:sz w:val="21"/>
            </w:rPr>
            <w:delText>取向量表</w:delText>
          </w:r>
        </w:del>
      </w:ins>
      <w:ins w:id="403" w:author="孙心茹" w:date="2025-10-19T12:14:00Z">
        <w:del w:id="404" w:author="孙心茹 [2]" w:date="2025-11-01T13:46:58Z">
          <w:r>
            <w:rPr>
              <w:rFonts w:hint="eastAsia" w:cstheme="minorBidi"/>
              <w:kern w:val="2"/>
              <w:sz w:val="21"/>
            </w:rPr>
            <w:delText>(LOT)</w:delText>
          </w:r>
        </w:del>
      </w:ins>
      <w:ins w:id="405" w:author="孙心茹" w:date="2025-10-19T11:48:00Z">
        <w:del w:id="406" w:author="孙心茹 [2]" w:date="2025-11-01T13:46:58Z">
          <w:r>
            <w:rPr>
              <w:rFonts w:hint="eastAsia" w:cstheme="minorBidi"/>
              <w:kern w:val="2"/>
              <w:sz w:val="21"/>
            </w:rPr>
            <w:delText>、显性自恋量表</w:delText>
          </w:r>
        </w:del>
      </w:ins>
      <w:ins w:id="407" w:author="孙心茹" w:date="2025-10-19T12:14:00Z">
        <w:del w:id="408" w:author="孙心茹 [2]" w:date="2025-11-01T13:46:58Z">
          <w:r>
            <w:rPr>
              <w:rFonts w:hint="eastAsia" w:cstheme="minorBidi"/>
              <w:kern w:val="2"/>
              <w:sz w:val="21"/>
            </w:rPr>
            <w:delText>(NPI)</w:delText>
          </w:r>
        </w:del>
      </w:ins>
      <w:ins w:id="409" w:author="孙心茹" w:date="2025-10-19T11:48:00Z">
        <w:del w:id="410" w:author="孙心茹 [2]" w:date="2025-11-01T13:46:58Z">
          <w:r>
            <w:rPr>
              <w:rFonts w:hint="eastAsia" w:cstheme="minorBidi"/>
              <w:kern w:val="2"/>
              <w:sz w:val="21"/>
            </w:rPr>
            <w:delText>、过度敏感自恋量表</w:delText>
          </w:r>
        </w:del>
      </w:ins>
      <w:ins w:id="411" w:author="孙心茹" w:date="2025-10-19T12:14:00Z">
        <w:del w:id="412" w:author="孙心茹 [2]" w:date="2025-11-01T13:46:58Z">
          <w:r>
            <w:rPr>
              <w:rFonts w:hint="eastAsia" w:cstheme="minorBidi"/>
              <w:kern w:val="2"/>
              <w:sz w:val="21"/>
            </w:rPr>
            <w:delText>(</w:delText>
          </w:r>
        </w:del>
      </w:ins>
      <w:ins w:id="413" w:author="孙心茹" w:date="2025-10-19T12:15:00Z">
        <w:del w:id="414" w:author="孙心茹 [2]" w:date="2025-11-01T13:46:58Z">
          <w:r>
            <w:rPr>
              <w:rFonts w:hint="eastAsia" w:cstheme="minorBidi"/>
              <w:kern w:val="2"/>
              <w:sz w:val="21"/>
            </w:rPr>
            <w:delText>HSNS)</w:delText>
          </w:r>
        </w:del>
      </w:ins>
      <w:ins w:id="415" w:author="孙心茹" w:date="2025-10-19T11:50:00Z">
        <w:del w:id="416" w:author="孙心茹 [2]" w:date="2025-11-01T13:46:58Z">
          <w:r>
            <w:rPr>
              <w:rFonts w:hint="eastAsia" w:cstheme="minorBidi"/>
              <w:kern w:val="2"/>
              <w:sz w:val="21"/>
            </w:rPr>
            <w:delText>、自欺性</w:delText>
          </w:r>
        </w:del>
      </w:ins>
      <w:ins w:id="417" w:author="孙心茹" w:date="2025-10-19T11:51:00Z">
        <w:del w:id="418" w:author="孙心茹 [2]" w:date="2025-11-01T13:46:58Z">
          <w:r>
            <w:rPr>
              <w:rFonts w:hint="eastAsia" w:cstheme="minorBidi"/>
              <w:kern w:val="2"/>
              <w:sz w:val="21"/>
            </w:rPr>
            <w:delText>拔高量表</w:delText>
          </w:r>
        </w:del>
      </w:ins>
      <w:ins w:id="419" w:author="孙心茹" w:date="2025-10-19T12:15:00Z">
        <w:del w:id="420" w:author="孙心茹 [2]" w:date="2025-11-01T13:46:58Z">
          <w:r>
            <w:rPr>
              <w:rFonts w:hint="eastAsia" w:cstheme="minorBidi"/>
              <w:kern w:val="2"/>
              <w:sz w:val="21"/>
            </w:rPr>
            <w:delText>(SDE)</w:delText>
          </w:r>
        </w:del>
      </w:ins>
      <w:ins w:id="421" w:author="孙心茹" w:date="2025-10-19T11:51:00Z">
        <w:del w:id="422" w:author="孙心茹 [2]" w:date="2025-11-01T13:46:58Z">
          <w:r>
            <w:rPr>
              <w:rFonts w:hint="eastAsia" w:cstheme="minorBidi"/>
              <w:kern w:val="2"/>
              <w:sz w:val="21"/>
            </w:rPr>
            <w:delText>、操纵印象量表</w:delText>
          </w:r>
        </w:del>
      </w:ins>
      <w:ins w:id="423" w:author="孙心茹" w:date="2025-10-19T12:15:00Z">
        <w:del w:id="424" w:author="孙心茹 [2]" w:date="2025-11-01T13:46:58Z">
          <w:r>
            <w:rPr>
              <w:rFonts w:hint="eastAsia" w:cstheme="minorBidi"/>
              <w:kern w:val="2"/>
              <w:sz w:val="21"/>
            </w:rPr>
            <w:delText>(IM)</w:delText>
          </w:r>
        </w:del>
      </w:ins>
      <w:ins w:id="425" w:author="孙心茹" w:date="2025-10-19T11:51:00Z">
        <w:del w:id="426" w:author="孙心茹 [2]" w:date="2025-11-01T13:46:58Z">
          <w:r>
            <w:rPr>
              <w:rFonts w:hint="eastAsia" w:cstheme="minorBidi"/>
              <w:kern w:val="2"/>
              <w:sz w:val="21"/>
            </w:rPr>
            <w:delText>、内控性量表</w:delText>
          </w:r>
        </w:del>
      </w:ins>
      <w:ins w:id="427" w:author="孙心茹" w:date="2025-10-19T12:16:00Z">
        <w:del w:id="428" w:author="孙心茹 [2]" w:date="2025-11-01T13:46:58Z">
          <w:r>
            <w:rPr>
              <w:rFonts w:hint="eastAsia" w:cstheme="minorBidi"/>
              <w:kern w:val="2"/>
              <w:sz w:val="21"/>
            </w:rPr>
            <w:delText>(IPC)</w:delText>
          </w:r>
        </w:del>
      </w:ins>
      <w:ins w:id="429" w:author="孙心茹" w:date="2025-10-19T11:51:00Z">
        <w:del w:id="430" w:author="孙心茹 [2]" w:date="2025-11-01T13:46:58Z">
          <w:r>
            <w:rPr>
              <w:rFonts w:hint="eastAsia" w:cstheme="minorBidi"/>
              <w:kern w:val="2"/>
              <w:sz w:val="21"/>
            </w:rPr>
            <w:delText>、领域自评量表、道德</w:delText>
          </w:r>
        </w:del>
      </w:ins>
      <w:ins w:id="431" w:author="孙心茹" w:date="2025-10-19T12:18:00Z">
        <w:del w:id="432" w:author="孙心茹 [2]" w:date="2025-11-01T13:46:58Z">
          <w:r>
            <w:rPr>
              <w:rFonts w:hint="eastAsia" w:cstheme="minorBidi"/>
              <w:kern w:val="2"/>
              <w:sz w:val="21"/>
            </w:rPr>
            <w:delText>自我</w:delText>
          </w:r>
        </w:del>
      </w:ins>
      <w:ins w:id="433" w:author="孙心茹" w:date="2025-10-19T11:51:00Z">
        <w:del w:id="434" w:author="孙心茹 [2]" w:date="2025-11-01T13:46:58Z">
          <w:r>
            <w:rPr>
              <w:rFonts w:hint="eastAsia" w:cstheme="minorBidi"/>
              <w:kern w:val="2"/>
              <w:sz w:val="21"/>
            </w:rPr>
            <w:delText>量表</w:delText>
          </w:r>
        </w:del>
      </w:ins>
      <w:ins w:id="435" w:author="孙心茹" w:date="2025-10-19T12:16:00Z">
        <w:del w:id="436" w:author="孙心茹 [2]" w:date="2025-11-01T13:46:58Z">
          <w:r>
            <w:rPr>
              <w:rFonts w:hint="eastAsia" w:cstheme="minorBidi"/>
              <w:kern w:val="2"/>
              <w:sz w:val="21"/>
            </w:rPr>
            <w:delText>(</w:delText>
          </w:r>
        </w:del>
      </w:ins>
      <w:ins w:id="437" w:author="孙心茹" w:date="2025-10-19T12:18:00Z">
        <w:del w:id="438" w:author="孙心茹 [2]" w:date="2025-11-01T13:46:58Z">
          <w:r>
            <w:rPr>
              <w:rFonts w:hint="eastAsia" w:cstheme="minorBidi"/>
              <w:kern w:val="2"/>
              <w:sz w:val="21"/>
            </w:rPr>
            <w:delText>MI)</w:delText>
          </w:r>
        </w:del>
      </w:ins>
      <w:ins w:id="439" w:author="孙心茹" w:date="2025-10-19T11:51:00Z">
        <w:del w:id="440" w:author="孙心茹 [2]" w:date="2025-11-01T13:46:58Z">
          <w:r>
            <w:rPr>
              <w:rFonts w:hint="eastAsia" w:cstheme="minorBidi"/>
              <w:kern w:val="2"/>
              <w:sz w:val="21"/>
            </w:rPr>
            <w:delText>、道德自我形象量表</w:delText>
          </w:r>
        </w:del>
      </w:ins>
      <w:ins w:id="441" w:author="孙心茹" w:date="2025-10-19T12:16:00Z">
        <w:del w:id="442" w:author="孙心茹 [2]" w:date="2025-11-01T13:46:58Z">
          <w:r>
            <w:rPr>
              <w:rFonts w:hint="eastAsia" w:cstheme="minorBidi"/>
              <w:kern w:val="2"/>
              <w:sz w:val="21"/>
            </w:rPr>
            <w:delText>(</w:delText>
          </w:r>
        </w:del>
      </w:ins>
      <w:ins w:id="443" w:author="孙心茹" w:date="2025-10-19T12:17:00Z">
        <w:del w:id="444" w:author="孙心茹 [2]" w:date="2025-11-01T13:46:58Z">
          <w:r>
            <w:rPr>
              <w:rFonts w:hint="eastAsia" w:cstheme="minorBidi"/>
              <w:kern w:val="2"/>
              <w:sz w:val="21"/>
            </w:rPr>
            <w:delText>MSI)</w:delText>
          </w:r>
        </w:del>
      </w:ins>
      <w:ins w:id="445" w:author="孙心茹" w:date="2025-10-19T11:51:00Z">
        <w:del w:id="446" w:author="孙心茹 [2]" w:date="2025-11-01T13:46:58Z">
          <w:r>
            <w:rPr>
              <w:rFonts w:hint="eastAsia" w:cstheme="minorBidi"/>
              <w:kern w:val="2"/>
              <w:sz w:val="21"/>
            </w:rPr>
            <w:delText>、</w:delText>
          </w:r>
        </w:del>
      </w:ins>
      <w:ins w:id="447" w:author="孙心茹" w:date="2025-10-19T11:52:00Z">
        <w:del w:id="448" w:author="孙心茹 [2]" w:date="2025-11-01T13:46:58Z">
          <w:r>
            <w:rPr>
              <w:rFonts w:hint="eastAsia" w:cstheme="minorBidi"/>
              <w:kern w:val="2"/>
              <w:sz w:val="21"/>
            </w:rPr>
            <w:delText>核心自我评价量表</w:delText>
          </w:r>
        </w:del>
      </w:ins>
      <w:ins w:id="449" w:author="孙心茹" w:date="2025-10-19T12:17:00Z">
        <w:del w:id="450" w:author="孙心茹 [2]" w:date="2025-11-01T13:46:58Z">
          <w:r>
            <w:rPr>
              <w:rFonts w:hint="eastAsia" w:cstheme="minorBidi"/>
              <w:kern w:val="2"/>
              <w:sz w:val="21"/>
            </w:rPr>
            <w:delText>(CSE)</w:delText>
          </w:r>
        </w:del>
      </w:ins>
      <w:ins w:id="451" w:author="孙心茹" w:date="2025-10-19T11:52:00Z">
        <w:del w:id="452" w:author="孙心茹 [2]" w:date="2025-11-01T13:46:58Z">
          <w:r>
            <w:rPr>
              <w:rFonts w:hint="eastAsia" w:cstheme="minorBidi"/>
              <w:kern w:val="2"/>
              <w:sz w:val="21"/>
            </w:rPr>
            <w:delText>、罗森伯格自尊量表</w:delText>
          </w:r>
        </w:del>
      </w:ins>
      <w:ins w:id="453" w:author="孙心茹" w:date="2025-10-19T12:17:00Z">
        <w:del w:id="454" w:author="孙心茹 [2]" w:date="2025-11-01T13:46:58Z">
          <w:r>
            <w:rPr>
              <w:rFonts w:hint="eastAsia" w:cstheme="minorBidi"/>
              <w:kern w:val="2"/>
              <w:sz w:val="21"/>
            </w:rPr>
            <w:delText>(RSES)</w:delText>
          </w:r>
        </w:del>
      </w:ins>
      <w:ins w:id="455" w:author="孙心茹" w:date="2025-10-19T11:52:00Z">
        <w:del w:id="456" w:author="孙心茹 [2]" w:date="2025-11-01T13:46:58Z">
          <w:r>
            <w:rPr>
              <w:rFonts w:hint="eastAsia" w:cstheme="minorBidi"/>
              <w:kern w:val="2"/>
              <w:sz w:val="21"/>
            </w:rPr>
            <w:delText>、自我概念清晰性量表</w:delText>
          </w:r>
        </w:del>
      </w:ins>
      <w:ins w:id="457" w:author="孙心茹" w:date="2025-10-19T12:17:00Z">
        <w:del w:id="458" w:author="孙心茹 [2]" w:date="2025-11-01T13:46:58Z">
          <w:r>
            <w:rPr>
              <w:rFonts w:hint="eastAsia" w:cstheme="minorBidi"/>
              <w:kern w:val="2"/>
              <w:sz w:val="21"/>
            </w:rPr>
            <w:delText>(SCS)</w:delText>
          </w:r>
        </w:del>
      </w:ins>
      <w:ins w:id="459" w:author="孙心茹" w:date="2025-10-19T11:52:00Z">
        <w:del w:id="460" w:author="孙心茹 [2]" w:date="2025-11-01T13:46:58Z">
          <w:r>
            <w:rPr>
              <w:rFonts w:hint="eastAsia" w:cstheme="minorBidi"/>
              <w:kern w:val="2"/>
              <w:sz w:val="21"/>
            </w:rPr>
            <w:delText>。</w:delText>
          </w:r>
        </w:del>
      </w:ins>
      <w:ins w:id="461" w:author="孙心茹" w:date="2025-10-19T11:44:00Z">
        <w:del w:id="462" w:author="孙心茹 [2]" w:date="2025-11-01T13:46:58Z">
          <w:r>
            <w:rPr>
              <w:rFonts w:hint="eastAsia" w:cstheme="minorBidi"/>
              <w:kern w:val="2"/>
              <w:sz w:val="21"/>
            </w:rPr>
            <w:delText>所有量表依照标准化程序计分</w:delText>
          </w:r>
        </w:del>
      </w:ins>
      <w:ins w:id="463" w:author="孙心茹" w:date="2025-10-19T11:53:00Z">
        <w:del w:id="464" w:author="孙心茹 [2]" w:date="2025-11-01T13:46:58Z">
          <w:r>
            <w:rPr>
              <w:rFonts w:hint="eastAsia" w:cstheme="minorBidi"/>
              <w:kern w:val="2"/>
              <w:sz w:val="21"/>
            </w:rPr>
            <w:delText>，量表</w:delText>
          </w:r>
        </w:del>
      </w:ins>
      <w:ins w:id="465" w:author="孙心茹" w:date="2025-10-19T11:44:00Z">
        <w:del w:id="466" w:author="孙心茹 [2]" w:date="2025-11-01T13:46:58Z">
          <w:r>
            <w:rPr>
              <w:rFonts w:hint="eastAsia" w:cstheme="minorBidi"/>
              <w:kern w:val="2"/>
              <w:sz w:val="21"/>
            </w:rPr>
            <w:delText>内部一致性良好。</w:delText>
          </w:r>
        </w:del>
      </w:ins>
      <w:ins w:id="467" w:author="孙心茹 [2]" w:date="2025-11-01T13:46:36Z">
        <w:r>
          <w:rPr>
            <w:rFonts w:hint="eastAsia" w:cstheme="minorBidi"/>
            <w:kern w:val="2"/>
            <w:sz w:val="21"/>
            <w:rPrChange w:id="468" w:author="孙心茹 [2]" w:date="2025-11-01T13:46:36Z">
              <w:rPr>
                <w:rFonts w:hint="eastAsia"/>
              </w:rPr>
            </w:rPrChange>
          </w:rPr>
          <w:t>本研究使用多种经验证的中文版自评量表测量积极自我观及其相关特质。道德维度采用 Aquino 等（2002）编制、万增奎（2008）修订的道德同一性量表（Moral Identity Scale, MIS）与 Jordan 等（2015）编制、刘青兰等（2020）翻译的道德自我形象量表（Moral Self-Image Scale, MSI），前者在中文版中将道德同一性划分为内隐（items 1,2,4,7,10）与外显（items 3,5,6,8,9）两个维度，采用</w:t>
        </w:r>
      </w:ins>
      <w:ins w:id="469" w:author="孙心茹 [2]" w:date="2025-11-01T15:12:26Z">
        <w:r>
          <w:rPr>
            <w:rFonts w:hint="eastAsia" w:cstheme="minorBidi"/>
            <w:kern w:val="2"/>
            <w:sz w:val="21"/>
            <w:lang w:val="en-US" w:eastAsia="zh-CN"/>
          </w:rPr>
          <w:t>5</w:t>
        </w:r>
      </w:ins>
      <w:ins w:id="470" w:author="孙心茹 [2]" w:date="2025-11-01T13:46:36Z">
        <w:r>
          <w:rPr>
            <w:rFonts w:hint="eastAsia" w:cstheme="minorBidi"/>
            <w:kern w:val="2"/>
            <w:sz w:val="21"/>
            <w:rPrChange w:id="471" w:author="孙心茹 [2]" w:date="2025-11-01T13:46:36Z">
              <w:rPr>
                <w:rFonts w:hint="eastAsia"/>
              </w:rPr>
            </w:rPrChange>
          </w:rPr>
          <w:t>点计分；后者为9项9点量表，总分范围9–81，分数越高表明受试者感知的道德自我形象越高。能力与一般自我评价方面，采用 Rosenberg（1965）编制的罗森伯格自尊量表（RSES）</w:t>
        </w:r>
      </w:ins>
      <w:ins w:id="472" w:author="孙心茹 [2]" w:date="2025-11-01T15:14:00Z">
        <w:r>
          <w:rPr>
            <w:rFonts w:hint="eastAsia" w:cstheme="minorBidi"/>
            <w:kern w:val="2"/>
            <w:sz w:val="21"/>
            <w:lang w:eastAsia="zh-CN"/>
          </w:rPr>
          <w:t>（</w:t>
        </w:r>
      </w:ins>
      <w:ins w:id="473" w:author="孙心茹 [2]" w:date="2025-11-01T15:13:23Z">
        <w:r>
          <w:rPr>
            <w:rFonts w:hint="eastAsia" w:cstheme="minorBidi"/>
            <w:kern w:val="2"/>
            <w:sz w:val="21"/>
          </w:rPr>
          <w:t>4点</w:t>
        </w:r>
      </w:ins>
      <w:ins w:id="474" w:author="孙心茹 [2]" w:date="2025-11-01T15:13:23Z">
        <w:r>
          <w:rPr>
            <w:rFonts w:hint="eastAsia" w:cstheme="minorBidi"/>
            <w:kern w:val="2"/>
            <w:sz w:val="21"/>
            <w:lang w:val="en-US" w:eastAsia="zh-CN"/>
          </w:rPr>
          <w:t>计分</w:t>
        </w:r>
      </w:ins>
      <w:ins w:id="475" w:author="孙心茹 [2]" w:date="2025-11-01T15:13:23Z">
        <w:r>
          <w:rPr>
            <w:rFonts w:hint="eastAsia" w:cstheme="minorBidi"/>
            <w:kern w:val="2"/>
            <w:sz w:val="21"/>
          </w:rPr>
          <w:t>，</w:t>
        </w:r>
      </w:ins>
      <w:ins w:id="476" w:author="孙心茹 [2]" w:date="2025-11-01T15:13:06Z">
        <w:r>
          <w:rPr>
            <w:rFonts w:hint="eastAsia" w:cstheme="minorBidi"/>
            <w:kern w:val="2"/>
            <w:sz w:val="21"/>
            <w:lang w:val="en-US" w:eastAsia="zh-CN"/>
          </w:rPr>
          <w:t>共</w:t>
        </w:r>
      </w:ins>
      <w:ins w:id="477" w:author="孙心茹 [2]" w:date="2025-11-01T13:46:36Z">
        <w:r>
          <w:rPr>
            <w:rFonts w:hint="eastAsia" w:cstheme="minorBidi"/>
            <w:kern w:val="2"/>
            <w:sz w:val="21"/>
            <w:rPrChange w:id="478" w:author="孙心茹 [2]" w:date="2025-11-01T13:46:36Z">
              <w:rPr>
                <w:rFonts w:hint="eastAsia"/>
              </w:rPr>
            </w:rPrChange>
          </w:rPr>
          <w:t>10 项</w:t>
        </w:r>
      </w:ins>
      <w:ins w:id="479" w:author="孙心茹 [2]" w:date="2025-11-01T15:13:09Z">
        <w:r>
          <w:rPr>
            <w:rFonts w:hint="eastAsia" w:cstheme="minorBidi"/>
            <w:kern w:val="2"/>
            <w:sz w:val="21"/>
            <w:lang w:eastAsia="zh-CN"/>
          </w:rPr>
          <w:t>，</w:t>
        </w:r>
      </w:ins>
      <w:ins w:id="480" w:author="孙心茹 [2]" w:date="2025-11-01T15:13:27Z">
        <w:r>
          <w:rPr>
            <w:rFonts w:hint="eastAsia" w:cstheme="minorBidi"/>
            <w:kern w:val="2"/>
            <w:sz w:val="21"/>
            <w:lang w:val="en-US" w:eastAsia="zh-CN"/>
          </w:rPr>
          <w:t>其中</w:t>
        </w:r>
      </w:ins>
      <w:ins w:id="481" w:author="孙心茹 [2]" w:date="2025-11-01T13:46:36Z">
        <w:r>
          <w:rPr>
            <w:rFonts w:hint="eastAsia" w:cstheme="minorBidi"/>
            <w:kern w:val="2"/>
            <w:sz w:val="21"/>
            <w:rPrChange w:id="482" w:author="孙心茹 [2]" w:date="2025-11-01T13:46:36Z">
              <w:rPr>
                <w:rFonts w:hint="eastAsia"/>
              </w:rPr>
            </w:rPrChange>
          </w:rPr>
          <w:t>含 5 项反向条目）、Judge 等（2003）编制并由杜建政等（2012）翻译的核心自我评价量表（CSES）（5点</w:t>
        </w:r>
      </w:ins>
      <w:ins w:id="483" w:author="孙心茹 [2]" w:date="2025-11-01T15:14:15Z">
        <w:r>
          <w:rPr>
            <w:rFonts w:hint="eastAsia" w:cstheme="minorBidi"/>
            <w:kern w:val="2"/>
            <w:sz w:val="21"/>
            <w:lang w:val="en-US" w:eastAsia="zh-CN"/>
          </w:rPr>
          <w:t>计分</w:t>
        </w:r>
      </w:ins>
      <w:ins w:id="484" w:author="孙心茹 [2]" w:date="2025-11-01T13:46:36Z">
        <w:r>
          <w:rPr>
            <w:rFonts w:hint="eastAsia" w:cstheme="minorBidi"/>
            <w:kern w:val="2"/>
            <w:sz w:val="21"/>
            <w:rPrChange w:id="485" w:author="孙心茹 [2]" w:date="2025-11-01T13:46:36Z">
              <w:rPr>
                <w:rFonts w:hint="eastAsia"/>
              </w:rPr>
            </w:rPrChange>
          </w:rPr>
          <w:t>，</w:t>
        </w:r>
      </w:ins>
      <w:ins w:id="486" w:author="孙心茹 [2]" w:date="2025-11-01T15:14:18Z">
        <w:r>
          <w:rPr>
            <w:rFonts w:hint="eastAsia" w:cstheme="minorBidi"/>
            <w:kern w:val="2"/>
            <w:sz w:val="21"/>
            <w:lang w:val="en-US" w:eastAsia="zh-CN"/>
          </w:rPr>
          <w:t>共</w:t>
        </w:r>
      </w:ins>
      <w:ins w:id="487" w:author="孙心茹 [2]" w:date="2025-11-01T15:14:19Z">
        <w:r>
          <w:rPr>
            <w:rFonts w:hint="eastAsia" w:cstheme="minorBidi"/>
            <w:kern w:val="2"/>
            <w:sz w:val="21"/>
            <w:lang w:val="en-US" w:eastAsia="zh-CN"/>
          </w:rPr>
          <w:t>10</w:t>
        </w:r>
      </w:ins>
      <w:ins w:id="488" w:author="孙心茹 [2]" w:date="2025-11-01T15:14:23Z">
        <w:r>
          <w:rPr>
            <w:rFonts w:hint="eastAsia" w:cstheme="minorBidi"/>
            <w:kern w:val="2"/>
            <w:sz w:val="21"/>
            <w:lang w:val="en-US" w:eastAsia="zh-CN"/>
          </w:rPr>
          <w:t>项</w:t>
        </w:r>
      </w:ins>
      <w:ins w:id="489" w:author="孙心茹 [2]" w:date="2025-11-01T15:14:24Z">
        <w:r>
          <w:rPr>
            <w:rFonts w:hint="eastAsia" w:cstheme="minorBidi"/>
            <w:kern w:val="2"/>
            <w:sz w:val="21"/>
            <w:lang w:val="en-US" w:eastAsia="zh-CN"/>
          </w:rPr>
          <w:t>，</w:t>
        </w:r>
      </w:ins>
      <w:ins w:id="490" w:author="孙心茹 [2]" w:date="2025-11-01T15:14:25Z">
        <w:r>
          <w:rPr>
            <w:rFonts w:hint="eastAsia" w:cstheme="minorBidi"/>
            <w:kern w:val="2"/>
            <w:sz w:val="21"/>
            <w:lang w:val="en-US" w:eastAsia="zh-CN"/>
          </w:rPr>
          <w:t>其中</w:t>
        </w:r>
      </w:ins>
      <w:ins w:id="491" w:author="孙心茹 [2]" w:date="2025-11-01T13:46:36Z">
        <w:r>
          <w:rPr>
            <w:rFonts w:hint="eastAsia" w:cstheme="minorBidi"/>
            <w:kern w:val="2"/>
            <w:sz w:val="21"/>
            <w:rPrChange w:id="492" w:author="孙心茹 [2]" w:date="2025-11-01T13:46:36Z">
              <w:rPr>
                <w:rFonts w:hint="eastAsia"/>
              </w:rPr>
            </w:rPrChange>
          </w:rPr>
          <w:t>4项正向、6项反向），以及 Campbell 等（1996）编制的自我概念清晰度量表（Self-Concept Clarity Scale, SCCS）（</w:t>
        </w:r>
      </w:ins>
      <w:ins w:id="493" w:author="孙心茹 [2]" w:date="2025-11-01T15:31:26Z">
        <w:r>
          <w:rPr>
            <w:rFonts w:hint="eastAsia" w:cstheme="minorBidi"/>
            <w:kern w:val="2"/>
            <w:sz w:val="21"/>
            <w:lang w:val="en-US" w:eastAsia="zh-CN"/>
          </w:rPr>
          <w:t>5</w:t>
        </w:r>
      </w:ins>
      <w:ins w:id="494" w:author="孙心茹 [2]" w:date="2025-11-01T15:31:30Z">
        <w:r>
          <w:rPr>
            <w:rFonts w:hint="eastAsia" w:cstheme="minorBidi"/>
            <w:kern w:val="2"/>
            <w:sz w:val="21"/>
            <w:lang w:val="en-US" w:eastAsia="zh-CN"/>
          </w:rPr>
          <w:t>点</w:t>
        </w:r>
      </w:ins>
      <w:ins w:id="495" w:author="孙心茹 [2]" w:date="2025-11-01T15:31:32Z">
        <w:r>
          <w:rPr>
            <w:rFonts w:hint="eastAsia" w:cstheme="minorBidi"/>
            <w:kern w:val="2"/>
            <w:sz w:val="21"/>
            <w:lang w:val="en-US" w:eastAsia="zh-CN"/>
          </w:rPr>
          <w:t>计分，</w:t>
        </w:r>
      </w:ins>
      <w:ins w:id="496" w:author="孙心茹 [2]" w:date="2025-11-01T15:31:35Z">
        <w:r>
          <w:rPr>
            <w:rFonts w:hint="eastAsia" w:cstheme="minorBidi"/>
            <w:kern w:val="2"/>
            <w:sz w:val="21"/>
            <w:lang w:val="en-US" w:eastAsia="zh-CN"/>
          </w:rPr>
          <w:t>共</w:t>
        </w:r>
      </w:ins>
      <w:ins w:id="497" w:author="孙心茹 [2]" w:date="2025-11-01T13:46:36Z">
        <w:r>
          <w:rPr>
            <w:rFonts w:hint="eastAsia" w:cstheme="minorBidi"/>
            <w:kern w:val="2"/>
            <w:sz w:val="21"/>
            <w:rPrChange w:id="498" w:author="孙心茹 [2]" w:date="2025-11-01T13:46:36Z">
              <w:rPr>
                <w:rFonts w:hint="eastAsia"/>
              </w:rPr>
            </w:rPrChange>
          </w:rPr>
          <w:t>12项）。</w:t>
        </w:r>
      </w:ins>
      <w:ins w:id="499" w:author="孙心茹 [2]" w:date="2025-11-01T15:32:09Z">
        <w:r>
          <w:rPr>
            <w:rFonts w:hint="eastAsia" w:cstheme="minorBidi"/>
            <w:kern w:val="2"/>
            <w:sz w:val="21"/>
            <w:lang w:val="en-US" w:eastAsia="zh-CN"/>
          </w:rPr>
          <w:t>乐观</w:t>
        </w:r>
      </w:ins>
      <w:ins w:id="500" w:author="孙心茹 [2]" w:date="2025-11-01T13:46:36Z">
        <w:r>
          <w:rPr>
            <w:rFonts w:hint="eastAsia" w:cstheme="minorBidi"/>
            <w:kern w:val="2"/>
            <w:sz w:val="21"/>
            <w:rPrChange w:id="501" w:author="孙心茹 [2]" w:date="2025-11-01T13:46:36Z">
              <w:rPr>
                <w:rFonts w:hint="eastAsia"/>
              </w:rPr>
            </w:rPrChange>
          </w:rPr>
          <w:t>倾向方面采用</w:t>
        </w:r>
      </w:ins>
      <w:ins w:id="502" w:author="孙心茹 [2]" w:date="2025-11-01T15:31:55Z">
        <w:r>
          <w:rPr>
            <w:rFonts w:hint="eastAsia" w:cstheme="minorBidi"/>
            <w:kern w:val="2"/>
            <w:sz w:val="21"/>
          </w:rPr>
          <w:t>修订中文版</w:t>
        </w:r>
      </w:ins>
      <w:ins w:id="503" w:author="孙心茹 [2]" w:date="2025-11-01T13:46:36Z">
        <w:r>
          <w:rPr>
            <w:rFonts w:hint="eastAsia" w:cstheme="minorBidi"/>
            <w:kern w:val="2"/>
            <w:sz w:val="21"/>
            <w:rPrChange w:id="504" w:author="孙心茹 [2]" w:date="2025-11-01T13:46:36Z">
              <w:rPr>
                <w:rFonts w:hint="eastAsia"/>
              </w:rPr>
            </w:rPrChange>
          </w:rPr>
          <w:t xml:space="preserve"> LOT-R</w:t>
        </w:r>
      </w:ins>
      <w:ins w:id="505" w:author="孙心茹 [2]" w:date="2025-11-01T15:32:00Z">
        <w:r>
          <w:rPr>
            <w:rFonts w:hint="eastAsia" w:cstheme="minorBidi"/>
            <w:kern w:val="2"/>
            <w:sz w:val="21"/>
            <w:lang w:val="en-US" w:eastAsia="zh-CN"/>
          </w:rPr>
          <w:t>量表</w:t>
        </w:r>
      </w:ins>
      <w:ins w:id="506" w:author="孙心茹 [2]" w:date="2025-11-01T13:46:36Z">
        <w:r>
          <w:rPr>
            <w:rFonts w:hint="eastAsia" w:cstheme="minorBidi"/>
            <w:kern w:val="2"/>
            <w:sz w:val="21"/>
            <w:rPrChange w:id="507" w:author="孙心茹 [2]" w:date="2025-11-01T13:46:36Z">
              <w:rPr>
                <w:rFonts w:hint="eastAsia"/>
              </w:rPr>
            </w:rPrChange>
          </w:rPr>
          <w:t>（</w:t>
        </w:r>
      </w:ins>
      <w:ins w:id="508" w:author="孙心茹 [2]" w:date="2025-11-01T15:32:14Z">
        <w:r>
          <w:rPr>
            <w:rFonts w:hint="eastAsia" w:cstheme="minorBidi"/>
            <w:kern w:val="2"/>
            <w:sz w:val="21"/>
            <w:lang w:val="en-US" w:eastAsia="zh-CN"/>
          </w:rPr>
          <w:t>5</w:t>
        </w:r>
      </w:ins>
      <w:ins w:id="509" w:author="孙心茹 [2]" w:date="2025-11-01T15:32:16Z">
        <w:r>
          <w:rPr>
            <w:rFonts w:hint="eastAsia" w:cstheme="minorBidi"/>
            <w:kern w:val="2"/>
            <w:sz w:val="21"/>
            <w:lang w:val="en-US" w:eastAsia="zh-CN"/>
          </w:rPr>
          <w:t>点</w:t>
        </w:r>
      </w:ins>
      <w:ins w:id="510" w:author="孙心茹 [2]" w:date="2025-11-01T15:32:17Z">
        <w:r>
          <w:rPr>
            <w:rFonts w:hint="eastAsia" w:cstheme="minorBidi"/>
            <w:kern w:val="2"/>
            <w:sz w:val="21"/>
            <w:lang w:val="en-US" w:eastAsia="zh-CN"/>
          </w:rPr>
          <w:t>计分</w:t>
        </w:r>
      </w:ins>
      <w:ins w:id="511" w:author="孙心茹 [2]" w:date="2025-11-01T15:32:20Z">
        <w:r>
          <w:rPr>
            <w:rFonts w:hint="eastAsia" w:cstheme="minorBidi"/>
            <w:kern w:val="2"/>
            <w:sz w:val="21"/>
            <w:lang w:val="en-US" w:eastAsia="zh-CN"/>
          </w:rPr>
          <w:t>，</w:t>
        </w:r>
      </w:ins>
      <w:ins w:id="512" w:author="孙心茹 [2]" w:date="2025-11-01T15:32:21Z">
        <w:r>
          <w:rPr>
            <w:rFonts w:hint="eastAsia" w:cstheme="minorBidi"/>
            <w:kern w:val="2"/>
            <w:sz w:val="21"/>
            <w:lang w:val="en-US" w:eastAsia="zh-CN"/>
          </w:rPr>
          <w:t>共</w:t>
        </w:r>
      </w:ins>
      <w:ins w:id="513" w:author="孙心茹 [2]" w:date="2025-11-01T13:46:36Z">
        <w:r>
          <w:rPr>
            <w:rFonts w:hint="eastAsia" w:cstheme="minorBidi"/>
            <w:kern w:val="2"/>
            <w:sz w:val="21"/>
            <w:rPrChange w:id="514" w:author="孙心茹 [2]" w:date="2025-11-01T13:46:36Z">
              <w:rPr>
                <w:rFonts w:hint="eastAsia"/>
              </w:rPr>
            </w:rPrChange>
          </w:rPr>
          <w:t>6项）测量乐观倾向；社会期望性与自我呈现采用 Paulhus（1988）编制的 BIDR 子量表</w:t>
        </w:r>
      </w:ins>
      <w:ins w:id="515" w:author="孙心茹 [2]" w:date="2025-11-01T15:32:44Z">
        <w:r>
          <w:rPr>
            <w:rFonts w:hint="eastAsia" w:cstheme="minorBidi"/>
            <w:kern w:val="2"/>
            <w:sz w:val="21"/>
            <w:lang w:eastAsia="zh-CN"/>
          </w:rPr>
          <w:t>——</w:t>
        </w:r>
      </w:ins>
      <w:ins w:id="516" w:author="孙心茹 [2]" w:date="2025-11-01T13:46:36Z">
        <w:r>
          <w:rPr>
            <w:rFonts w:hint="eastAsia" w:cstheme="minorBidi"/>
            <w:kern w:val="2"/>
            <w:sz w:val="21"/>
            <w:rPrChange w:id="517" w:author="孙心茹 [2]" w:date="2025-11-01T13:46:36Z">
              <w:rPr>
                <w:rFonts w:hint="eastAsia"/>
              </w:rPr>
            </w:rPrChange>
          </w:rPr>
          <w:t>自欺性拔高（SDE）与操纵印象（IM）；控制信念采用 Levenson（1981）IPC 量表中的内控分量表（IPC-I）（</w:t>
        </w:r>
      </w:ins>
      <w:ins w:id="518" w:author="孙心茹 [2]" w:date="2025-11-01T15:33:05Z">
        <w:r>
          <w:rPr>
            <w:rFonts w:hint="eastAsia" w:cstheme="minorBidi"/>
            <w:kern w:val="2"/>
            <w:sz w:val="21"/>
            <w:lang w:val="en-US" w:eastAsia="zh-CN"/>
          </w:rPr>
          <w:t>7</w:t>
        </w:r>
      </w:ins>
      <w:ins w:id="519" w:author="孙心茹 [2]" w:date="2025-11-01T15:33:07Z">
        <w:r>
          <w:rPr>
            <w:rFonts w:hint="eastAsia" w:cstheme="minorBidi"/>
            <w:kern w:val="2"/>
            <w:sz w:val="21"/>
            <w:lang w:val="en-US" w:eastAsia="zh-CN"/>
          </w:rPr>
          <w:t>点</w:t>
        </w:r>
      </w:ins>
      <w:ins w:id="520" w:author="孙心茹 [2]" w:date="2025-11-01T15:33:09Z">
        <w:r>
          <w:rPr>
            <w:rFonts w:hint="eastAsia" w:cstheme="minorBidi"/>
            <w:kern w:val="2"/>
            <w:sz w:val="21"/>
            <w:lang w:val="en-US" w:eastAsia="zh-CN"/>
          </w:rPr>
          <w:t>计分，</w:t>
        </w:r>
      </w:ins>
      <w:ins w:id="521" w:author="孙心茹 [2]" w:date="2025-11-01T15:33:11Z">
        <w:r>
          <w:rPr>
            <w:rFonts w:hint="eastAsia" w:cstheme="minorBidi"/>
            <w:kern w:val="2"/>
            <w:sz w:val="21"/>
            <w:lang w:val="en-US" w:eastAsia="zh-CN"/>
          </w:rPr>
          <w:t>共</w:t>
        </w:r>
      </w:ins>
      <w:ins w:id="522" w:author="孙心茹 [2]" w:date="2025-11-01T13:46:36Z">
        <w:r>
          <w:rPr>
            <w:rFonts w:hint="eastAsia" w:cstheme="minorBidi"/>
            <w:kern w:val="2"/>
            <w:sz w:val="21"/>
            <w:rPrChange w:id="523" w:author="孙心茹 [2]" w:date="2025-11-01T13:46:36Z">
              <w:rPr>
                <w:rFonts w:hint="eastAsia"/>
              </w:rPr>
            </w:rPrChange>
          </w:rPr>
          <w:t>8项）</w:t>
        </w:r>
      </w:ins>
      <w:ins w:id="524" w:author="孙心茹 [2]" w:date="2025-11-01T15:33:36Z">
        <w:r>
          <w:rPr>
            <w:rFonts w:hint="eastAsia" w:cstheme="minorBidi"/>
            <w:kern w:val="2"/>
            <w:sz w:val="21"/>
            <w:lang w:eastAsia="zh-CN"/>
          </w:rPr>
          <w:t>，</w:t>
        </w:r>
      </w:ins>
      <w:ins w:id="525" w:author="孙心茹 [2]" w:date="2025-11-01T15:33:38Z">
        <w:r>
          <w:rPr>
            <w:rFonts w:hint="eastAsia" w:cstheme="minorBidi"/>
            <w:kern w:val="2"/>
            <w:sz w:val="21"/>
            <w:lang w:val="en-US" w:eastAsia="zh-CN"/>
          </w:rPr>
          <w:t>计分</w:t>
        </w:r>
      </w:ins>
      <w:ins w:id="526" w:author="孙心茹 [2]" w:date="2025-11-01T15:33:51Z">
        <w:r>
          <w:rPr>
            <w:rFonts w:hint="eastAsia" w:cstheme="minorBidi"/>
            <w:kern w:val="2"/>
            <w:sz w:val="21"/>
            <w:lang w:val="en-US" w:eastAsia="zh-CN"/>
          </w:rPr>
          <w:t>上</w:t>
        </w:r>
      </w:ins>
      <w:ins w:id="527" w:author="孙心茹 [2]" w:date="2025-11-01T15:33:52Z">
        <w:r>
          <w:rPr>
            <w:rFonts w:hint="eastAsia" w:cstheme="minorBidi"/>
            <w:kern w:val="2"/>
            <w:sz w:val="21"/>
            <w:lang w:val="en-US" w:eastAsia="zh-CN"/>
          </w:rPr>
          <w:t>在</w:t>
        </w:r>
      </w:ins>
      <w:ins w:id="528" w:author="孙心茹 [2]" w:date="2025-11-01T15:33:40Z">
        <w:r>
          <w:rPr>
            <w:rFonts w:hint="eastAsia" w:cstheme="minorBidi"/>
            <w:kern w:val="2"/>
            <w:sz w:val="21"/>
          </w:rPr>
          <w:t>原量表评分范围按惯例在总分基础上加 24，使得总分区间为 0–48</w:t>
        </w:r>
      </w:ins>
      <w:ins w:id="529" w:author="孙心茹 [2]" w:date="2025-11-01T13:46:36Z">
        <w:r>
          <w:rPr>
            <w:rFonts w:hint="eastAsia" w:cstheme="minorBidi"/>
            <w:kern w:val="2"/>
            <w:sz w:val="21"/>
            <w:rPrChange w:id="530" w:author="孙心茹 [2]" w:date="2025-11-01T13:46:36Z">
              <w:rPr>
                <w:rFonts w:hint="eastAsia"/>
              </w:rPr>
            </w:rPrChange>
          </w:rPr>
          <w:t>。自恋维度同时采用王晓燕（2008）译的 NPI-16（16 项二择一、得分0–16）测量显性自恋，以及 Hendin &amp; Cheek（1997）编制的 Hypersensitive Narcissism Scale (HNS)（</w:t>
        </w:r>
      </w:ins>
      <w:ins w:id="531" w:author="孙心茹 [2]" w:date="2025-11-01T15:34:14Z">
        <w:r>
          <w:rPr>
            <w:rFonts w:hint="eastAsia" w:cstheme="minorBidi"/>
            <w:kern w:val="2"/>
            <w:sz w:val="21"/>
            <w:lang w:val="en-US" w:eastAsia="zh-CN"/>
          </w:rPr>
          <w:t>5</w:t>
        </w:r>
      </w:ins>
      <w:ins w:id="532" w:author="孙心茹 [2]" w:date="2025-11-01T15:34:15Z">
        <w:r>
          <w:rPr>
            <w:rFonts w:hint="eastAsia" w:cstheme="minorBidi"/>
            <w:kern w:val="2"/>
            <w:sz w:val="21"/>
            <w:lang w:val="en-US" w:eastAsia="zh-CN"/>
          </w:rPr>
          <w:t>点</w:t>
        </w:r>
      </w:ins>
      <w:ins w:id="533" w:author="孙心茹 [2]" w:date="2025-11-01T15:34:17Z">
        <w:r>
          <w:rPr>
            <w:rFonts w:hint="eastAsia" w:cstheme="minorBidi"/>
            <w:kern w:val="2"/>
            <w:sz w:val="21"/>
            <w:lang w:val="en-US" w:eastAsia="zh-CN"/>
          </w:rPr>
          <w:t>计分，</w:t>
        </w:r>
      </w:ins>
      <w:ins w:id="534" w:author="孙心茹 [2]" w:date="2025-11-01T15:34:19Z">
        <w:r>
          <w:rPr>
            <w:rFonts w:hint="eastAsia" w:cstheme="minorBidi"/>
            <w:kern w:val="2"/>
            <w:sz w:val="21"/>
            <w:lang w:val="en-US" w:eastAsia="zh-CN"/>
          </w:rPr>
          <w:t>共</w:t>
        </w:r>
      </w:ins>
      <w:ins w:id="535" w:author="孙心茹 [2]" w:date="2025-11-01T13:46:36Z">
        <w:r>
          <w:rPr>
            <w:rFonts w:hint="eastAsia" w:cstheme="minorBidi"/>
            <w:kern w:val="2"/>
            <w:sz w:val="21"/>
            <w:rPrChange w:id="536" w:author="孙心茹 [2]" w:date="2025-11-01T13:46:36Z">
              <w:rPr>
                <w:rFonts w:hint="eastAsia"/>
              </w:rPr>
            </w:rPrChange>
          </w:rPr>
          <w:t>10 项）测量隐性/脆弱型自恋。领域自尊采用 MacDonald 等（2003）编制的 Domain-Specific Self-Esteem Scale (DSSE)（</w:t>
        </w:r>
      </w:ins>
      <w:ins w:id="537" w:author="孙心茹 [2]" w:date="2025-11-01T15:34:35Z">
        <w:r>
          <w:rPr>
            <w:rFonts w:hint="eastAsia" w:cstheme="minorBidi"/>
            <w:kern w:val="2"/>
            <w:sz w:val="21"/>
            <w:lang w:val="en-US" w:eastAsia="zh-CN"/>
          </w:rPr>
          <w:t>共</w:t>
        </w:r>
      </w:ins>
      <w:ins w:id="538" w:author="孙心茹 [2]" w:date="2025-11-01T13:46:36Z">
        <w:r>
          <w:rPr>
            <w:rFonts w:hint="eastAsia" w:cstheme="minorBidi"/>
            <w:kern w:val="2"/>
            <w:sz w:val="21"/>
            <w:rPrChange w:id="539" w:author="孙心茹 [2]" w:date="2025-11-01T13:46:36Z">
              <w:rPr>
                <w:rFonts w:hint="eastAsia"/>
              </w:rPr>
            </w:rPrChange>
          </w:rPr>
          <w:t>5项，分领域评分1–12），用于评估能力、外貌、财富、社交与道德五个具体领域的自我评价。所有量表均按原始计分方法完成反向条目处理与总分计算，并在必要时保留分维度分数以供后续分析。总体上，这些量表在既有研究与本领域应用中表现出良好信效度：本研究所涉及问卷的内部一致性（Cronbach’s α / KR）在约 0.64–0.88 范围内，表明测量具有足够的稳定性与可用性。</w:t>
        </w:r>
      </w:ins>
    </w:p>
    <w:p w14:paraId="59F9E0CB">
      <w:pPr>
        <w:pStyle w:val="6"/>
        <w:widowControl/>
        <w:ind w:firstLine="420" w:firstLineChars="200"/>
        <w:rPr>
          <w:ins w:id="540" w:author="孙心茹 [2]" w:date="2025-10-31T08:44:32Z"/>
          <w:rFonts w:hint="eastAsia" w:cstheme="minorBidi"/>
          <w:kern w:val="2"/>
          <w:sz w:val="21"/>
        </w:rPr>
      </w:pPr>
    </w:p>
    <w:p w14:paraId="560B6B58">
      <w:pPr>
        <w:pStyle w:val="6"/>
        <w:widowControl/>
        <w:ind w:firstLine="420" w:firstLineChars="200"/>
        <w:rPr>
          <w:ins w:id="541" w:author="孙心茹 [2]" w:date="2025-10-31T08:44:32Z"/>
          <w:rFonts w:hint="eastAsia" w:cstheme="minorBidi"/>
          <w:kern w:val="2"/>
          <w:sz w:val="21"/>
        </w:rPr>
      </w:pPr>
    </w:p>
    <w:p w14:paraId="33BEE982">
      <w:pPr>
        <w:pStyle w:val="6"/>
        <w:widowControl/>
        <w:ind w:firstLine="0" w:firstLineChars="0"/>
        <w:rPr>
          <w:ins w:id="543" w:author="孙心茹" w:date="2025-10-19T11:25:00Z"/>
          <w:rFonts w:hint="eastAsia" w:cstheme="minorBidi"/>
          <w:kern w:val="2"/>
          <w:sz w:val="21"/>
        </w:rPr>
        <w:pPrChange w:id="542" w:author="孙心茹 [2]" w:date="2025-11-01T13:48:35Z">
          <w:pPr>
            <w:pStyle w:val="6"/>
            <w:widowControl/>
            <w:ind w:firstLine="420" w:firstLineChars="200"/>
          </w:pPr>
        </w:pPrChange>
      </w:pPr>
      <w:ins w:id="544" w:author="孙心茹 [2]" w:date="2025-11-01T12:54:58Z">
        <w:r>
          <w:rPr>
            <w:rFonts w:hint="eastAsia" w:cstheme="minorBidi"/>
            <w:kern w:val="2"/>
            <w:sz w:val="21"/>
            <w:lang w:val="en-US" w:eastAsia="zh-CN"/>
          </w:rPr>
          <w:t>2.2.</w:t>
        </w:r>
      </w:ins>
      <w:ins w:id="545" w:author="孙心茹 [2]" w:date="2025-11-01T12:54:59Z">
        <w:r>
          <w:rPr>
            <w:rFonts w:hint="eastAsia" w:cstheme="minorBidi"/>
            <w:kern w:val="2"/>
            <w:sz w:val="21"/>
            <w:lang w:val="en-US" w:eastAsia="zh-CN"/>
          </w:rPr>
          <w:t xml:space="preserve">2 </w:t>
        </w:r>
      </w:ins>
      <w:ins w:id="546" w:author="孙心茹 [2]" w:date="2025-11-01T12:55:01Z">
        <w:r>
          <w:rPr>
            <w:rFonts w:hint="eastAsia" w:cstheme="minorBidi"/>
            <w:kern w:val="2"/>
            <w:sz w:val="21"/>
            <w:lang w:val="en-US" w:eastAsia="zh-CN"/>
          </w:rPr>
          <w:t>行为</w:t>
        </w:r>
      </w:ins>
      <w:ins w:id="547" w:author="孙心茹 [2]" w:date="2025-11-01T12:55:03Z">
        <w:r>
          <w:rPr>
            <w:rFonts w:hint="eastAsia" w:cstheme="minorBidi"/>
            <w:kern w:val="2"/>
            <w:sz w:val="21"/>
            <w:lang w:val="en-US" w:eastAsia="zh-CN"/>
          </w:rPr>
          <w:t>任务</w:t>
        </w:r>
      </w:ins>
    </w:p>
    <w:p w14:paraId="4D3D2916">
      <w:pPr>
        <w:pStyle w:val="6"/>
        <w:widowControl/>
        <w:ind w:firstLine="420" w:firstLineChars="200"/>
        <w:rPr>
          <w:ins w:id="548" w:author="孙心茹 [2]" w:date="2025-11-01T13:48:41Z"/>
          <w:rFonts w:hint="eastAsia" w:cstheme="minorBidi"/>
          <w:kern w:val="2"/>
          <w:sz w:val="21"/>
        </w:rPr>
      </w:pPr>
      <w:ins w:id="549" w:author="孙心茹" w:date="2025-10-19T11:25:00Z">
        <w:del w:id="550" w:author="孙心茹 [2]" w:date="2025-11-01T13:48:27Z">
          <w:r>
            <w:rPr>
              <w:rFonts w:hint="eastAsia" w:cstheme="minorBidi"/>
              <w:kern w:val="2"/>
              <w:sz w:val="21"/>
            </w:rPr>
            <w:delText>积极自我概念行为任务范式</w:delText>
          </w:r>
        </w:del>
      </w:ins>
      <w:ins w:id="551" w:author="孙心茹" w:date="2025-10-19T11:45:00Z">
        <w:del w:id="552" w:author="孙心茹 [2]" w:date="2025-11-01T13:48:27Z">
          <w:r>
            <w:rPr>
              <w:rFonts w:hint="eastAsia" w:cstheme="minorBidi"/>
              <w:kern w:val="2"/>
              <w:sz w:val="21"/>
            </w:rPr>
            <w:delText>：</w:delText>
          </w:r>
        </w:del>
      </w:ins>
      <w:ins w:id="553" w:author="孙心茹" w:date="2025-10-19T11:46:00Z">
        <w:del w:id="554" w:author="孙心茹 [2]" w:date="2025-11-01T13:48:27Z">
          <w:r>
            <w:rPr>
              <w:rFonts w:hint="eastAsia" w:cstheme="minorBidi"/>
              <w:kern w:val="2"/>
              <w:sz w:val="21"/>
            </w:rPr>
            <w:delText>采用多种行为任务</w:delText>
          </w:r>
        </w:del>
      </w:ins>
      <w:ins w:id="555" w:author="孙心茹" w:date="2025-10-19T12:13:00Z">
        <w:del w:id="556" w:author="孙心茹 [2]" w:date="2025-11-01T13:48:27Z">
          <w:r>
            <w:rPr>
              <w:rFonts w:hint="eastAsia" w:cstheme="minorBidi"/>
              <w:kern w:val="2"/>
              <w:sz w:val="21"/>
            </w:rPr>
            <w:delText>，</w:delText>
          </w:r>
        </w:del>
      </w:ins>
      <w:ins w:id="557" w:author="孙心茹" w:date="2025-10-19T11:46:00Z">
        <w:del w:id="558" w:author="孙心茹 [2]" w:date="2025-11-01T13:48:27Z">
          <w:r>
            <w:rPr>
              <w:rFonts w:hint="eastAsia" w:cstheme="minorBidi"/>
              <w:kern w:val="2"/>
              <w:sz w:val="21"/>
            </w:rPr>
            <w:delText xml:space="preserve">包括内隐联结测验 </w:delText>
          </w:r>
        </w:del>
      </w:ins>
      <w:ins w:id="559" w:author="孙心茹" w:date="2025-10-19T12:13:00Z">
        <w:del w:id="560" w:author="孙心茹 [2]" w:date="2025-11-01T13:48:27Z">
          <w:r>
            <w:rPr>
              <w:rFonts w:hint="eastAsia" w:cstheme="minorBidi"/>
              <w:kern w:val="2"/>
              <w:sz w:val="21"/>
            </w:rPr>
            <w:delText>（</w:delText>
          </w:r>
        </w:del>
      </w:ins>
      <w:ins w:id="561" w:author="孙心茹" w:date="2025-10-19T11:46:00Z">
        <w:del w:id="562" w:author="孙心茹 [2]" w:date="2025-11-01T13:48:27Z">
          <w:r>
            <w:rPr>
              <w:rFonts w:hint="eastAsia" w:cstheme="minorBidi"/>
              <w:kern w:val="2"/>
              <w:sz w:val="21"/>
            </w:rPr>
            <w:delText>IAT</w:delText>
          </w:r>
        </w:del>
      </w:ins>
      <w:ins w:id="563" w:author="孙心茹" w:date="2025-10-19T12:13:00Z">
        <w:del w:id="564" w:author="孙心茹 [2]" w:date="2025-11-01T13:48:27Z">
          <w:r>
            <w:rPr>
              <w:rFonts w:hint="eastAsia" w:cstheme="minorBidi"/>
              <w:kern w:val="2"/>
              <w:sz w:val="21"/>
            </w:rPr>
            <w:delText>）</w:delText>
          </w:r>
        </w:del>
      </w:ins>
      <w:ins w:id="565" w:author="孙心茹" w:date="2025-10-19T11:46:00Z">
        <w:del w:id="566" w:author="孙心茹 [2]" w:date="2025-11-01T13:48:27Z">
          <w:r>
            <w:rPr>
              <w:rFonts w:hint="eastAsia" w:cstheme="minorBidi"/>
              <w:kern w:val="2"/>
              <w:sz w:val="21"/>
            </w:rPr>
            <w:delText xml:space="preserve">、联想学习任务 </w:delText>
          </w:r>
        </w:del>
      </w:ins>
      <w:ins w:id="567" w:author="孙心茹" w:date="2025-10-19T12:13:00Z">
        <w:del w:id="568" w:author="孙心茹 [2]" w:date="2025-11-01T13:48:27Z">
          <w:r>
            <w:rPr>
              <w:rFonts w:hint="eastAsia" w:cstheme="minorBidi"/>
              <w:kern w:val="2"/>
              <w:sz w:val="21"/>
            </w:rPr>
            <w:delText>（</w:delText>
          </w:r>
        </w:del>
      </w:ins>
      <w:ins w:id="569" w:author="孙心茹" w:date="2025-10-19T11:46:00Z">
        <w:del w:id="570" w:author="孙心茹 [2]" w:date="2025-11-01T13:48:27Z">
          <w:r>
            <w:rPr>
              <w:rFonts w:hint="eastAsia" w:cstheme="minorBidi"/>
              <w:kern w:val="2"/>
              <w:sz w:val="21"/>
            </w:rPr>
            <w:delText>ALT</w:delText>
          </w:r>
        </w:del>
      </w:ins>
      <w:ins w:id="571" w:author="孙心茹" w:date="2025-10-19T12:13:00Z">
        <w:del w:id="572" w:author="孙心茹 [2]" w:date="2025-11-01T13:48:27Z">
          <w:r>
            <w:rPr>
              <w:rFonts w:hint="eastAsia" w:cstheme="minorBidi"/>
              <w:kern w:val="2"/>
              <w:sz w:val="21"/>
            </w:rPr>
            <w:delText>）</w:delText>
          </w:r>
        </w:del>
      </w:ins>
      <w:ins w:id="573" w:author="孙心茹" w:date="2025-10-19T11:46:00Z">
        <w:del w:id="574" w:author="孙心茹 [2]" w:date="2025-11-01T13:48:27Z">
          <w:r>
            <w:rPr>
              <w:rFonts w:hint="eastAsia" w:cstheme="minorBidi"/>
              <w:kern w:val="2"/>
              <w:sz w:val="21"/>
            </w:rPr>
            <w:delText>、自我参照编码任务</w:delText>
          </w:r>
        </w:del>
      </w:ins>
      <w:ins w:id="575" w:author="孙心茹" w:date="2025-10-19T12:13:00Z">
        <w:del w:id="576" w:author="孙心茹 [2]" w:date="2025-11-01T13:48:27Z">
          <w:r>
            <w:rPr>
              <w:rFonts w:hint="eastAsia" w:cstheme="minorBidi"/>
              <w:kern w:val="2"/>
              <w:sz w:val="21"/>
            </w:rPr>
            <w:delText>（</w:delText>
          </w:r>
        </w:del>
      </w:ins>
      <w:ins w:id="577" w:author="孙心茹" w:date="2025-10-19T11:46:00Z">
        <w:del w:id="578" w:author="孙心茹 [2]" w:date="2025-11-01T13:48:27Z">
          <w:r>
            <w:rPr>
              <w:rFonts w:hint="eastAsia" w:cstheme="minorBidi"/>
              <w:kern w:val="2"/>
              <w:sz w:val="21"/>
            </w:rPr>
            <w:delText>SRET</w:delText>
          </w:r>
        </w:del>
      </w:ins>
      <w:ins w:id="579" w:author="孙心茹" w:date="2025-10-19T12:13:00Z">
        <w:del w:id="580" w:author="孙心茹 [2]" w:date="2025-11-01T13:48:27Z">
          <w:r>
            <w:rPr>
              <w:rFonts w:hint="eastAsia" w:cstheme="minorBidi"/>
              <w:kern w:val="2"/>
              <w:sz w:val="21"/>
            </w:rPr>
            <w:delText>）。</w:delText>
          </w:r>
        </w:del>
      </w:ins>
      <w:ins w:id="581" w:author="孙心茹" w:date="2025-10-19T11:46:00Z">
        <w:del w:id="582" w:author="孙心茹 [2]" w:date="2025-11-01T13:48:27Z">
          <w:r>
            <w:rPr>
              <w:rFonts w:hint="eastAsia" w:cstheme="minorBidi"/>
              <w:kern w:val="2"/>
              <w:sz w:val="21"/>
            </w:rPr>
            <w:delText>系统测量积极自我加工的不同层面，涵盖道德与能力领域的积极自我认知。</w:delText>
          </w:r>
        </w:del>
      </w:ins>
      <w:ins w:id="583" w:author="孙心茹 [2]" w:date="2025-11-01T13:48:11Z">
        <w:r>
          <w:rPr>
            <w:rFonts w:hint="eastAsia" w:cstheme="minorBidi"/>
            <w:kern w:val="2"/>
            <w:sz w:val="21"/>
            <w:rPrChange w:id="584" w:author="孙心茹 [2]" w:date="2025-11-01T13:48:11Z">
              <w:rPr>
                <w:rFonts w:hint="eastAsia"/>
              </w:rPr>
            </w:rPrChange>
          </w:rPr>
          <w:t>本研究采用多种实验任务以多维度测量积极自我概念的行为表现。实验范式包括内隐联结测验（Implicit Association Test, IAT）、联想学习任务（Associative Learning Task, ALT）和自我参照编码任务（Self-Referent Encoding Task, SRET），系统评估个体的积极自我加工水平。这些任务分别从自动化联结、联想学习与记忆加工三个层面揭示积极自我概念的认知机制，能够较为全面地反映个体在不同认知阶段对积极自我信息的偏好与敏感性。</w:t>
        </w:r>
      </w:ins>
      <w:ins w:id="585" w:author="孙心茹 [2]" w:date="2025-11-01T13:48:11Z">
        <w:r>
          <w:rPr>
            <w:rFonts w:hint="eastAsia" w:cstheme="minorBidi"/>
            <w:kern w:val="2"/>
            <w:sz w:val="21"/>
            <w:rPrChange w:id="586" w:author="孙心茹 [2]" w:date="2025-11-01T13:48:11Z">
              <w:rPr>
                <w:rFonts w:hint="eastAsia"/>
              </w:rPr>
            </w:rPrChange>
          </w:rPr>
          <w:t>其中，IAT 任务旨在捕捉个体对“自我/他人”与“积极/消极”词汇间的自动联结强度，以反应时差异（D 值）表征积极自我偏好；ALT 任务通过形状与标签的联想学习过程，测量个体在知觉匹配与信号检测中的自我-积极加工倾向；SRET 任务则通过词汇判断与记忆再认，考察个体在自我相关信息加工中的情感偏向与记忆敏感性。三类任务相互补充，共同构建了一个整合性的积极自我加工评估体系。</w:t>
        </w:r>
      </w:ins>
    </w:p>
    <w:p w14:paraId="3AFE97AB">
      <w:pPr>
        <w:pStyle w:val="6"/>
        <w:widowControl/>
        <w:ind w:firstLine="0" w:firstLineChars="0"/>
        <w:rPr>
          <w:ins w:id="588" w:author="孙心茹" w:date="2025-10-19T11:46:00Z"/>
          <w:del w:id="589" w:author="孙心茹 [2]" w:date="2025-11-01T15:03:57Z"/>
          <w:rFonts w:hint="default" w:eastAsiaTheme="minorEastAsia" w:cstheme="minorBidi"/>
          <w:kern w:val="2"/>
          <w:sz w:val="21"/>
          <w:lang w:val="en-US" w:eastAsia="zh-CN"/>
        </w:rPr>
        <w:pPrChange w:id="587" w:author="孙心茹 [2]" w:date="2025-11-01T13:48:50Z">
          <w:pPr>
            <w:pStyle w:val="6"/>
            <w:widowControl/>
            <w:ind w:firstLine="420" w:firstLineChars="200"/>
          </w:pPr>
        </w:pPrChange>
      </w:pPr>
      <w:ins w:id="590" w:author="孙心茹 [2]" w:date="2025-11-01T13:48:52Z">
        <w:r>
          <w:rPr>
            <w:rFonts w:hint="eastAsia" w:cstheme="minorBidi"/>
            <w:kern w:val="2"/>
            <w:sz w:val="21"/>
            <w:lang w:val="en-US" w:eastAsia="zh-CN"/>
          </w:rPr>
          <w:t>2.2</w:t>
        </w:r>
      </w:ins>
      <w:ins w:id="591" w:author="孙心茹 [2]" w:date="2025-11-01T13:48:53Z">
        <w:r>
          <w:rPr>
            <w:rFonts w:hint="eastAsia" w:cstheme="minorBidi"/>
            <w:kern w:val="2"/>
            <w:sz w:val="21"/>
            <w:lang w:val="en-US" w:eastAsia="zh-CN"/>
          </w:rPr>
          <w:t xml:space="preserve">.3 </w:t>
        </w:r>
      </w:ins>
      <w:ins w:id="592" w:author="孙心茹 [2]" w:date="2025-11-01T13:48:58Z">
        <w:r>
          <w:rPr>
            <w:rFonts w:hint="eastAsia" w:cstheme="minorBidi"/>
            <w:kern w:val="2"/>
            <w:sz w:val="21"/>
            <w:lang w:val="en-US" w:eastAsia="zh-CN"/>
          </w:rPr>
          <w:t>心理</w:t>
        </w:r>
      </w:ins>
      <w:ins w:id="593" w:author="孙心茹 [2]" w:date="2025-11-01T13:48:59Z">
        <w:r>
          <w:rPr>
            <w:rFonts w:hint="eastAsia" w:cstheme="minorBidi"/>
            <w:kern w:val="2"/>
            <w:sz w:val="21"/>
            <w:lang w:val="en-US" w:eastAsia="zh-CN"/>
          </w:rPr>
          <w:t>健康</w:t>
        </w:r>
      </w:ins>
      <w:ins w:id="594" w:author="孙心茹 [2]" w:date="2025-11-01T13:49:02Z">
        <w:r>
          <w:rPr>
            <w:rFonts w:hint="eastAsia" w:cstheme="minorBidi"/>
            <w:kern w:val="2"/>
            <w:sz w:val="21"/>
            <w:lang w:val="en-US" w:eastAsia="zh-CN"/>
          </w:rPr>
          <w:t>指标</w:t>
        </w:r>
      </w:ins>
    </w:p>
    <w:p w14:paraId="1E7AAF40">
      <w:pPr>
        <w:pStyle w:val="6"/>
        <w:widowControl/>
        <w:ind w:firstLine="0" w:firstLineChars="0"/>
        <w:rPr>
          <w:ins w:id="596" w:author="孙心茹 [2]" w:date="2025-11-01T14:45:00Z"/>
          <w:rFonts w:hint="eastAsia" w:cstheme="minorBidi"/>
          <w:kern w:val="2"/>
          <w:sz w:val="21"/>
        </w:rPr>
        <w:pPrChange w:id="595" w:author="孙心茹 [2]" w:date="2025-11-01T15:03:56Z">
          <w:pPr>
            <w:pStyle w:val="6"/>
            <w:widowControl/>
            <w:ind w:firstLine="420" w:firstLineChars="200"/>
          </w:pPr>
        </w:pPrChange>
      </w:pPr>
      <w:ins w:id="597" w:author="孙心茹" w:date="2025-10-19T11:25:00Z">
        <w:del w:id="598" w:author="孙心茹 [2]" w:date="2025-11-01T15:03:56Z">
          <w:r>
            <w:rPr>
              <w:rFonts w:hint="eastAsia" w:cstheme="minorBidi"/>
              <w:kern w:val="2"/>
              <w:sz w:val="21"/>
            </w:rPr>
            <w:delText>心理健康量表</w:delText>
          </w:r>
        </w:del>
      </w:ins>
      <w:ins w:id="599" w:author="孙心茹" w:date="2025-10-19T11:46:00Z">
        <w:del w:id="600" w:author="孙心茹 [2]" w:date="2025-11-01T15:03:56Z">
          <w:r>
            <w:rPr>
              <w:rFonts w:hint="eastAsia" w:cstheme="minorBidi"/>
              <w:kern w:val="2"/>
              <w:sz w:val="21"/>
            </w:rPr>
            <w:delText>：</w:delText>
          </w:r>
        </w:del>
      </w:ins>
      <w:ins w:id="601" w:author="孙心茹" w:date="2025-10-19T12:04:00Z">
        <w:del w:id="602" w:author="孙心茹 [2]" w:date="2025-11-01T15:03:56Z">
          <w:r>
            <w:rPr>
              <w:rFonts w:hint="eastAsia" w:cstheme="minorBidi"/>
              <w:kern w:val="2"/>
              <w:sz w:val="21"/>
            </w:rPr>
            <w:delText>研究采用</w:delText>
          </w:r>
        </w:del>
      </w:ins>
      <w:ins w:id="603" w:author="孙心茹" w:date="2025-10-19T12:12:00Z">
        <w:del w:id="604" w:author="孙心茹 [2]" w:date="2025-11-01T15:03:56Z">
          <w:r>
            <w:rPr>
              <w:rFonts w:hint="eastAsia" w:cstheme="minorBidi"/>
              <w:kern w:val="2"/>
              <w:sz w:val="21"/>
            </w:rPr>
            <w:delText>采用多种标准化问卷测量被试的心理健康与适应水平，包括抑郁症状的患者健康问卷（PHQ-9）、广泛性焦虑量表（GAD-7）、主观幸福感量表（SWB）以及自我满足与拖延量表（SGPS）。所有量表按照原始计分规则处理，内部一致性良好。</w:delText>
          </w:r>
        </w:del>
      </w:ins>
    </w:p>
    <w:p w14:paraId="78837E15">
      <w:pPr>
        <w:pStyle w:val="6"/>
        <w:widowControl/>
        <w:ind w:firstLine="420" w:firstLineChars="200"/>
        <w:rPr>
          <w:ins w:id="605" w:author="孙心茹" w:date="2025-10-19T11:00:00Z"/>
          <w:rFonts w:hint="eastAsia" w:cstheme="minorBidi"/>
          <w:kern w:val="2"/>
          <w:sz w:val="21"/>
        </w:rPr>
      </w:pPr>
      <w:ins w:id="606" w:author="孙心茹 [2]" w:date="2025-11-01T14:45:05Z">
        <w:r>
          <w:rPr>
            <w:rFonts w:hint="eastAsia" w:cstheme="minorBidi"/>
            <w:kern w:val="2"/>
            <w:sz w:val="21"/>
            <w:rPrChange w:id="607" w:author="孙心茹 [2]" w:date="2025-11-01T14:45:05Z">
              <w:rPr>
                <w:rFonts w:hint="eastAsia"/>
              </w:rPr>
            </w:rPrChange>
          </w:rPr>
          <w:t>本研究采用多种经验证的中文版标准化问卷评估被试的心理健康与适应水平，涵盖抑郁、焦虑、主观幸福感及拖延倾向四个方面。抑郁采用 Kroenke 等（2001）编制、卞崔冬等（2009）修订的患者健康问卷抑郁量表（PHQ-9），共9项</w:t>
        </w:r>
      </w:ins>
      <w:ins w:id="608" w:author="孙心茹 [2]" w:date="2025-11-01T14:53:55Z">
        <w:r>
          <w:rPr>
            <w:rFonts w:hint="eastAsia" w:cstheme="minorBidi"/>
            <w:kern w:val="2"/>
            <w:sz w:val="21"/>
            <w:lang w:eastAsia="zh-CN"/>
          </w:rPr>
          <w:t>、</w:t>
        </w:r>
      </w:ins>
      <w:ins w:id="609" w:author="孙心茹 [2]" w:date="2025-11-01T14:45:05Z">
        <w:r>
          <w:rPr>
            <w:rFonts w:hint="eastAsia" w:cstheme="minorBidi"/>
            <w:kern w:val="2"/>
            <w:sz w:val="21"/>
            <w:rPrChange w:id="610" w:author="孙心茹 [2]" w:date="2025-11-01T14:45:05Z">
              <w:rPr>
                <w:rFonts w:hint="eastAsia"/>
              </w:rPr>
            </w:rPrChange>
          </w:rPr>
          <w:t>4点计分（0–3），总分范围0–27，。焦虑采用 Spitzer 等（2006）编制、何筱衍等（2010）修订的广泛性焦虑量表（GAD-7），共7项、4点计分（0–3），总分范围 0–21</w:t>
        </w:r>
      </w:ins>
      <w:ins w:id="611" w:author="孙心茹 [2]" w:date="2025-11-01T15:02:20Z">
        <w:r>
          <w:rPr>
            <w:rFonts w:hint="eastAsia" w:cstheme="minorBidi"/>
            <w:kern w:val="2"/>
            <w:sz w:val="21"/>
            <w:lang w:eastAsia="zh-CN"/>
          </w:rPr>
          <w:t>。</w:t>
        </w:r>
      </w:ins>
      <w:ins w:id="612" w:author="孙心茹 [2]" w:date="2025-11-01T14:45:05Z">
        <w:r>
          <w:rPr>
            <w:rFonts w:hint="eastAsia" w:cstheme="minorBidi"/>
            <w:kern w:val="2"/>
            <w:sz w:val="21"/>
            <w:rPrChange w:id="613" w:author="孙心茹 [2]" w:date="2025-11-01T14:45:05Z">
              <w:rPr>
                <w:rFonts w:hint="eastAsia"/>
              </w:rPr>
            </w:rPrChange>
          </w:rPr>
          <w:t>主观幸福感采用 Diener 等（1985）编制、陈振圻（2020）修订的</w:t>
        </w:r>
      </w:ins>
      <w:ins w:id="614" w:author="孙心茹 [2]" w:date="2025-11-01T15:02:53Z">
        <w:r>
          <w:rPr>
            <w:rFonts w:hint="eastAsia" w:cstheme="minorBidi"/>
            <w:kern w:val="2"/>
            <w:sz w:val="21"/>
            <w:lang w:eastAsia="zh-CN"/>
          </w:rPr>
          <w:t>《</w:t>
        </w:r>
      </w:ins>
      <w:ins w:id="615" w:author="孙心茹 [2]" w:date="2025-11-01T14:45:05Z">
        <w:r>
          <w:rPr>
            <w:rFonts w:hint="eastAsia" w:cstheme="minorBidi"/>
            <w:kern w:val="2"/>
            <w:sz w:val="21"/>
            <w:rPrChange w:id="616" w:author="孙心茹 [2]" w:date="2025-11-01T14:45:05Z">
              <w:rPr>
                <w:rFonts w:hint="eastAsia"/>
              </w:rPr>
            </w:rPrChange>
          </w:rPr>
          <w:t>生活满意度量表</w:t>
        </w:r>
      </w:ins>
      <w:ins w:id="617" w:author="孙心茹 [2]" w:date="2025-11-01T15:02:50Z">
        <w:r>
          <w:rPr>
            <w:rFonts w:hint="eastAsia" w:cstheme="minorBidi"/>
            <w:kern w:val="2"/>
            <w:sz w:val="21"/>
            <w:lang w:eastAsia="zh-CN"/>
          </w:rPr>
          <w:t>》</w:t>
        </w:r>
      </w:ins>
      <w:ins w:id="618" w:author="孙心茹 [2]" w:date="2025-11-01T14:45:05Z">
        <w:r>
          <w:rPr>
            <w:rFonts w:hint="eastAsia" w:cstheme="minorBidi"/>
            <w:kern w:val="2"/>
            <w:sz w:val="21"/>
            <w:rPrChange w:id="619" w:author="孙心茹 [2]" w:date="2025-11-01T14:45:05Z">
              <w:rPr>
                <w:rFonts w:hint="eastAsia"/>
              </w:rPr>
            </w:rPrChange>
          </w:rPr>
          <w:t>，共5项、7点计分（1–7）。拖延倾向采用 Sirois（2019）编制、张亚利等（2020）修订的简式一般拖延量表（SGPS），共9项</w:t>
        </w:r>
      </w:ins>
      <w:ins w:id="620" w:author="孙心茹 [2]" w:date="2025-11-01T15:03:22Z">
        <w:r>
          <w:rPr>
            <w:rFonts w:hint="eastAsia" w:cstheme="minorBidi"/>
            <w:kern w:val="2"/>
            <w:sz w:val="21"/>
            <w:lang w:eastAsia="zh-CN"/>
          </w:rPr>
          <w:t>、</w:t>
        </w:r>
      </w:ins>
      <w:ins w:id="621" w:author="孙心茹 [2]" w:date="2025-11-01T14:45:05Z">
        <w:r>
          <w:rPr>
            <w:rFonts w:hint="eastAsia" w:cstheme="minorBidi"/>
            <w:kern w:val="2"/>
            <w:sz w:val="21"/>
            <w:rPrChange w:id="622" w:author="孙心茹 [2]" w:date="2025-11-01T14:45:05Z">
              <w:rPr>
                <w:rFonts w:hint="eastAsia"/>
              </w:rPr>
            </w:rPrChange>
          </w:rPr>
          <w:t>5点计分（1–5），其中3项反向计分。</w:t>
        </w:r>
      </w:ins>
      <w:ins w:id="623" w:author="孙心茹 [2]" w:date="2025-11-01T14:45:05Z">
        <w:r>
          <w:rPr>
            <w:rFonts w:hint="eastAsia" w:cstheme="minorBidi"/>
            <w:kern w:val="2"/>
            <w:sz w:val="21"/>
            <w:rPrChange w:id="624" w:author="孙心茹 [2]" w:date="2025-11-01T14:45:05Z">
              <w:rPr>
                <w:rFonts w:hint="eastAsia"/>
              </w:rPr>
            </w:rPrChange>
          </w:rPr>
          <w:t>所有问卷均按原始计分规则完成反向条目处理与总分计算。总体上，这些心理健康量表在本研究样本中均表现出良好的信度与效度（Cronbach’s α = 0.86–0.90），为心理</w:t>
        </w:r>
      </w:ins>
      <w:ins w:id="625" w:author="孙心茹 [2]" w:date="2025-11-01T15:03:46Z">
        <w:r>
          <w:rPr>
            <w:rFonts w:hint="eastAsia" w:cstheme="minorBidi"/>
            <w:kern w:val="2"/>
            <w:sz w:val="21"/>
            <w:lang w:val="en-US" w:eastAsia="zh-CN"/>
          </w:rPr>
          <w:t>健康</w:t>
        </w:r>
      </w:ins>
      <w:ins w:id="626" w:author="孙心茹 [2]" w:date="2025-11-01T15:03:49Z">
        <w:r>
          <w:rPr>
            <w:rFonts w:hint="eastAsia" w:cstheme="minorBidi"/>
            <w:kern w:val="2"/>
            <w:sz w:val="21"/>
            <w:lang w:val="en-US" w:eastAsia="zh-CN"/>
          </w:rPr>
          <w:t>与</w:t>
        </w:r>
      </w:ins>
      <w:ins w:id="627" w:author="孙心茹 [2]" w:date="2025-11-01T15:03:51Z">
        <w:r>
          <w:rPr>
            <w:rFonts w:hint="eastAsia" w:cstheme="minorBidi"/>
            <w:kern w:val="2"/>
            <w:sz w:val="21"/>
            <w:lang w:val="en-US" w:eastAsia="zh-CN"/>
          </w:rPr>
          <w:t>心理</w:t>
        </w:r>
      </w:ins>
      <w:ins w:id="628" w:author="孙心茹 [2]" w:date="2025-11-01T14:45:05Z">
        <w:r>
          <w:rPr>
            <w:rFonts w:hint="eastAsia" w:cstheme="minorBidi"/>
            <w:kern w:val="2"/>
            <w:sz w:val="21"/>
            <w:rPrChange w:id="629" w:author="孙心茹 [2]" w:date="2025-11-01T14:45:05Z">
              <w:rPr>
                <w:rFonts w:hint="eastAsia"/>
              </w:rPr>
            </w:rPrChange>
          </w:rPr>
          <w:t>适应性的后续分析提供了可靠测量基础。</w:t>
        </w:r>
      </w:ins>
    </w:p>
    <w:p w14:paraId="2079C466">
      <w:pPr>
        <w:pStyle w:val="6"/>
        <w:widowControl/>
        <w:rPr>
          <w:ins w:id="630" w:author="孙心茹" w:date="2025-10-19T16:48:00Z"/>
          <w:rFonts w:cstheme="minorBidi"/>
          <w:kern w:val="2"/>
          <w:sz w:val="21"/>
        </w:rPr>
      </w:pPr>
      <w:ins w:id="631" w:author="孙心茹" w:date="2025-10-19T19:23:00Z">
        <w:r>
          <w:rPr>
            <w:rFonts w:hint="eastAsia" w:cstheme="minorBidi"/>
            <w:kern w:val="2"/>
            <w:sz w:val="21"/>
          </w:rPr>
          <w:t xml:space="preserve">2.3 </w:t>
        </w:r>
      </w:ins>
      <w:ins w:id="632" w:author="孙心茹" w:date="2025-10-19T11:00:00Z">
        <w:r>
          <w:rPr>
            <w:rFonts w:cstheme="minorBidi"/>
            <w:kern w:val="2"/>
            <w:sz w:val="21"/>
          </w:rPr>
          <w:t>Procedure</w:t>
        </w:r>
      </w:ins>
    </w:p>
    <w:p w14:paraId="49AD4BD1">
      <w:pPr>
        <w:pStyle w:val="6"/>
        <w:widowControl/>
        <w:ind w:firstLine="420" w:firstLineChars="200"/>
        <w:rPr>
          <w:ins w:id="633" w:author="孙心茹" w:date="2025-10-19T11:00:00Z"/>
          <w:rFonts w:cstheme="minorBidi"/>
          <w:kern w:val="2"/>
          <w:sz w:val="21"/>
        </w:rPr>
      </w:pPr>
      <w:ins w:id="634" w:author="孙心茹 [2]" w:date="2025-11-01T21:23:36Z">
        <w:r>
          <w:rPr>
            <w:rFonts w:hint="eastAsia" w:cstheme="minorBidi"/>
            <w:kern w:val="2"/>
            <w:sz w:val="21"/>
            <w:rPrChange w:id="635" w:author="孙心茹 [2]" w:date="2025-11-01T21:23:36Z">
              <w:rPr>
                <w:rFonts w:hint="eastAsia"/>
              </w:rPr>
            </w:rPrChange>
          </w:rPr>
          <w:t>本研究通过线上施测的方式进行，实验共分三个阶段，并在间隔 7 天后进行部分问卷的重测。第 1 天完成知情同意、人口学问卷、自我概念清晰度、焦虑与抑郁量表；第 2 天完成自尊、核心自我评价、内隐联结任务（IAT）、显性自恋</w:t>
        </w:r>
      </w:ins>
      <w:ins w:id="636" w:author="孙心茹 [2]" w:date="2025-11-01T21:24:20Z">
        <w:r>
          <w:rPr>
            <w:rFonts w:hint="eastAsia" w:cstheme="minorBidi"/>
            <w:kern w:val="2"/>
            <w:sz w:val="21"/>
            <w:lang w:val="en-US" w:eastAsia="zh-CN"/>
          </w:rPr>
          <w:t>量表</w:t>
        </w:r>
      </w:ins>
      <w:ins w:id="637" w:author="孙心茹 [2]" w:date="2025-11-01T21:24:21Z">
        <w:r>
          <w:rPr>
            <w:rFonts w:hint="eastAsia" w:cstheme="minorBidi"/>
            <w:kern w:val="2"/>
            <w:sz w:val="21"/>
            <w:lang w:val="en-US" w:eastAsia="zh-CN"/>
          </w:rPr>
          <w:t>、</w:t>
        </w:r>
      </w:ins>
      <w:ins w:id="638" w:author="孙心茹 [2]" w:date="2025-11-01T21:24:23Z">
        <w:r>
          <w:rPr>
            <w:rFonts w:hint="eastAsia" w:cstheme="minorBidi"/>
            <w:kern w:val="2"/>
            <w:sz w:val="21"/>
            <w:lang w:val="en-US" w:eastAsia="zh-CN"/>
          </w:rPr>
          <w:t>过度</w:t>
        </w:r>
      </w:ins>
      <w:ins w:id="639" w:author="孙心茹 [2]" w:date="2025-11-01T21:24:25Z">
        <w:r>
          <w:rPr>
            <w:rFonts w:hint="eastAsia" w:cstheme="minorBidi"/>
            <w:kern w:val="2"/>
            <w:sz w:val="21"/>
            <w:lang w:val="en-US" w:eastAsia="zh-CN"/>
          </w:rPr>
          <w:t>敏感</w:t>
        </w:r>
      </w:ins>
      <w:ins w:id="640" w:author="孙心茹 [2]" w:date="2025-11-01T21:24:27Z">
        <w:r>
          <w:rPr>
            <w:rFonts w:hint="eastAsia" w:cstheme="minorBidi"/>
            <w:kern w:val="2"/>
            <w:sz w:val="21"/>
            <w:lang w:val="en-US" w:eastAsia="zh-CN"/>
          </w:rPr>
          <w:t>量表</w:t>
        </w:r>
      </w:ins>
      <w:ins w:id="641" w:author="孙心茹 [2]" w:date="2025-11-01T21:23:36Z">
        <w:r>
          <w:rPr>
            <w:rFonts w:hint="eastAsia" w:cstheme="minorBidi"/>
            <w:kern w:val="2"/>
            <w:sz w:val="21"/>
            <w:rPrChange w:id="642" w:author="孙心茹 [2]" w:date="2025-11-01T21:23:36Z">
              <w:rPr>
                <w:rFonts w:hint="eastAsia"/>
              </w:rPr>
            </w:rPrChange>
          </w:rPr>
          <w:t>及拖延量表；第 3 天完成生活满意度、内控定向、生活取向、自我参照任务（SRET）、联想学习范式（ALT）、道德同一性</w:t>
        </w:r>
      </w:ins>
      <w:ins w:id="643" w:author="孙心茹 [2]" w:date="2025-11-01T21:24:46Z">
        <w:r>
          <w:rPr>
            <w:rFonts w:hint="eastAsia" w:cstheme="minorBidi"/>
            <w:kern w:val="2"/>
            <w:sz w:val="21"/>
            <w:lang w:eastAsia="zh-CN"/>
          </w:rPr>
          <w:t>、</w:t>
        </w:r>
      </w:ins>
      <w:ins w:id="644" w:author="孙心茹 [2]" w:date="2025-11-01T21:23:36Z">
        <w:r>
          <w:rPr>
            <w:rFonts w:hint="eastAsia" w:cstheme="minorBidi"/>
            <w:kern w:val="2"/>
            <w:sz w:val="21"/>
            <w:rPrChange w:id="645" w:author="孙心茹 [2]" w:date="2025-11-01T21:23:36Z">
              <w:rPr>
                <w:rFonts w:hint="eastAsia"/>
              </w:rPr>
            </w:rPrChange>
          </w:rPr>
          <w:t>道德自我形象量表</w:t>
        </w:r>
      </w:ins>
      <w:ins w:id="646" w:author="孙心茹 [2]" w:date="2025-11-01T21:24:57Z">
        <w:r>
          <w:rPr>
            <w:rFonts w:hint="eastAsia" w:cstheme="minorBidi"/>
            <w:kern w:val="2"/>
            <w:sz w:val="21"/>
            <w:lang w:eastAsia="zh-CN"/>
          </w:rPr>
          <w:t>、</w:t>
        </w:r>
      </w:ins>
      <w:ins w:id="647" w:author="孙心茹 [2]" w:date="2025-11-01T21:25:02Z">
        <w:r>
          <w:rPr>
            <w:rFonts w:hint="eastAsia" w:cstheme="minorBidi"/>
            <w:kern w:val="2"/>
            <w:sz w:val="21"/>
            <w:rPrChange w:id="648" w:author="孙心茹 [2]" w:date="2025-11-01T21:25:02Z">
              <w:rPr>
                <w:rFonts w:hint="eastAsia"/>
              </w:rPr>
            </w:rPrChange>
          </w:rPr>
          <w:t>自欺性拔高量表</w:t>
        </w:r>
      </w:ins>
      <w:ins w:id="649" w:author="孙心茹 [2]" w:date="2025-11-01T21:26:08Z">
        <w:r>
          <w:rPr>
            <w:rFonts w:hint="eastAsia" w:cstheme="minorBidi"/>
            <w:kern w:val="2"/>
            <w:sz w:val="21"/>
            <w:lang w:val="en-US" w:eastAsia="zh-CN"/>
          </w:rPr>
          <w:t>以及</w:t>
        </w:r>
      </w:ins>
      <w:ins w:id="650" w:author="孙心茹 [2]" w:date="2025-11-01T21:25:19Z">
        <w:r>
          <w:rPr>
            <w:rFonts w:hint="eastAsia" w:cstheme="minorBidi"/>
            <w:kern w:val="2"/>
            <w:sz w:val="21"/>
            <w:rPrChange w:id="651" w:author="孙心茹 [2]" w:date="2025-11-01T21:25:19Z">
              <w:rPr>
                <w:rFonts w:hint="eastAsia"/>
              </w:rPr>
            </w:rPrChange>
          </w:rPr>
          <w:t>操纵印象量表</w:t>
        </w:r>
      </w:ins>
      <w:ins w:id="652" w:author="孙心茹 [2]" w:date="2025-11-01T21:23:36Z">
        <w:r>
          <w:rPr>
            <w:rFonts w:hint="eastAsia" w:cstheme="minorBidi"/>
            <w:kern w:val="2"/>
            <w:sz w:val="21"/>
            <w:rPrChange w:id="653" w:author="孙心茹 [2]" w:date="2025-11-01T21:23:36Z">
              <w:rPr>
                <w:rFonts w:hint="eastAsia"/>
              </w:rPr>
            </w:rPrChange>
          </w:rPr>
          <w:t>。</w:t>
        </w:r>
      </w:ins>
      <w:ins w:id="654" w:author="孙心茹 [2]" w:date="2025-11-01T21:23:36Z">
        <w:r>
          <w:rPr>
            <w:rFonts w:hint="eastAsia" w:cstheme="minorBidi"/>
            <w:kern w:val="2"/>
            <w:sz w:val="21"/>
            <w:rPrChange w:id="655" w:author="孙心茹 [2]" w:date="2025-11-01T21:23:36Z">
              <w:rPr>
                <w:rFonts w:hint="eastAsia"/>
              </w:rPr>
            </w:rPrChange>
          </w:rPr>
          <w:t>所有行为任务均采用“自我–朋友”为参照类型、“积极–消极”为情感效价、“道德–能力”为领域的 2×2×2 被试内设计。实验开始前，参与者需填写其最好的朋友的姓名和性别信息，以确保参照对象的特定性。</w:t>
        </w:r>
      </w:ins>
      <w:ins w:id="656" w:author="孙心茹 [2]" w:date="2025-11-01T21:23:36Z">
        <w:r>
          <w:rPr>
            <w:rFonts w:hint="eastAsia" w:cstheme="minorBidi"/>
            <w:kern w:val="2"/>
            <w:sz w:val="21"/>
            <w:rPrChange w:id="657" w:author="孙心茹 [2]" w:date="2025-11-01T21:23:36Z">
              <w:rPr>
                <w:rFonts w:hint="eastAsia"/>
              </w:rPr>
            </w:rPrChange>
          </w:rPr>
          <w:t>各任务依次进行学习、练习与正式测试阶段，系统测量自我相关信息加工的反应时、正确率及记忆表现。为保证数据质量，在各阶段随机插入注意力检测题。</w:t>
        </w:r>
      </w:ins>
      <w:ins w:id="658" w:author="孙心茹" w:date="2025-10-19T16:48:00Z">
        <w:del w:id="659" w:author="孙心茹 [2]" w:date="2025-11-01T21:23:28Z">
          <w:r>
            <w:rPr>
              <w:rFonts w:hint="eastAsia" w:cstheme="minorBidi"/>
              <w:kern w:val="2"/>
              <w:sz w:val="21"/>
            </w:rPr>
            <w:delText>研究采用线上问卷与认知实验结合的方式进行。被试在获得知情同意后，依次完成多阶段测量。</w:delText>
          </w:r>
        </w:del>
      </w:ins>
    </w:p>
    <w:p w14:paraId="143611D6">
      <w:pPr>
        <w:pStyle w:val="6"/>
        <w:widowControl/>
        <w:rPr>
          <w:ins w:id="660" w:author="孙心茹" w:date="2025-10-19T16:57:00Z"/>
          <w:rFonts w:cstheme="minorBidi"/>
          <w:kern w:val="2"/>
          <w:sz w:val="21"/>
        </w:rPr>
      </w:pPr>
      <w:ins w:id="661" w:author="孙心茹" w:date="2025-10-19T19:23:00Z">
        <w:r>
          <w:rPr>
            <w:rFonts w:hint="eastAsia" w:cstheme="minorBidi"/>
            <w:kern w:val="2"/>
            <w:sz w:val="21"/>
          </w:rPr>
          <w:t xml:space="preserve">2.4 </w:t>
        </w:r>
      </w:ins>
      <w:ins w:id="662" w:author="孙心茹" w:date="2025-10-19T11:00:00Z">
        <w:r>
          <w:rPr>
            <w:rFonts w:cstheme="minorBidi"/>
            <w:kern w:val="2"/>
            <w:sz w:val="21"/>
          </w:rPr>
          <w:t>Data Analysis</w:t>
        </w:r>
      </w:ins>
    </w:p>
    <w:p w14:paraId="53AD1185">
      <w:pPr>
        <w:pStyle w:val="6"/>
        <w:widowControl/>
        <w:rPr>
          <w:ins w:id="663" w:author="孙心茹 [2]" w:date="2025-10-30T08:53:07Z"/>
          <w:rFonts w:hint="eastAsia" w:cstheme="minorBidi"/>
          <w:kern w:val="2"/>
          <w:sz w:val="21"/>
        </w:rPr>
      </w:pPr>
      <w:ins w:id="664" w:author="孙心茹" w:date="2025-10-19T19:23:00Z">
        <w:r>
          <w:rPr>
            <w:rFonts w:hint="eastAsia" w:cstheme="minorBidi"/>
            <w:kern w:val="2"/>
            <w:sz w:val="21"/>
          </w:rPr>
          <w:t xml:space="preserve">2.4.1 </w:t>
        </w:r>
      </w:ins>
      <w:ins w:id="665" w:author="孙心茹" w:date="2025-10-19T16:57:00Z">
        <w:r>
          <w:rPr>
            <w:rFonts w:hint="eastAsia" w:cstheme="minorBidi"/>
            <w:kern w:val="2"/>
            <w:sz w:val="21"/>
          </w:rPr>
          <w:t>Data Preprocessing</w:t>
        </w:r>
      </w:ins>
    </w:p>
    <w:p w14:paraId="263BBE39">
      <w:pPr>
        <w:pStyle w:val="6"/>
        <w:widowControl/>
        <w:rPr>
          <w:ins w:id="666" w:author="孙心茹 [2]" w:date="2025-10-30T09:02:22Z"/>
          <w:rFonts w:hint="eastAsia" w:cstheme="minorBidi"/>
          <w:kern w:val="2"/>
          <w:sz w:val="21"/>
          <w:lang w:val="en-US" w:eastAsia="zh-CN"/>
        </w:rPr>
      </w:pPr>
      <w:ins w:id="667" w:author="孙心茹 [2]" w:date="2025-10-30T09:01:37Z">
        <w:r>
          <w:rPr>
            <w:rFonts w:hint="eastAsia" w:cstheme="minorBidi"/>
            <w:kern w:val="2"/>
            <w:sz w:val="21"/>
            <w:lang w:val="en-US" w:eastAsia="zh-CN"/>
          </w:rPr>
          <w:t>2.4.</w:t>
        </w:r>
      </w:ins>
      <w:ins w:id="668" w:author="孙心茹 [2]" w:date="2025-10-30T09:01:39Z">
        <w:r>
          <w:rPr>
            <w:rFonts w:hint="eastAsia" w:cstheme="minorBidi"/>
            <w:kern w:val="2"/>
            <w:sz w:val="21"/>
            <w:lang w:val="en-US" w:eastAsia="zh-CN"/>
          </w:rPr>
          <w:t>1.1</w:t>
        </w:r>
      </w:ins>
      <w:ins w:id="669" w:author="孙心茹 [2]" w:date="2025-10-30T09:01:40Z">
        <w:r>
          <w:rPr>
            <w:rFonts w:hint="eastAsia" w:cstheme="minorBidi"/>
            <w:kern w:val="2"/>
            <w:sz w:val="21"/>
            <w:lang w:val="en-US" w:eastAsia="zh-CN"/>
          </w:rPr>
          <w:t xml:space="preserve"> </w:t>
        </w:r>
      </w:ins>
      <w:ins w:id="670" w:author="孙心茹 [2]" w:date="2025-10-30T09:01:49Z">
        <w:r>
          <w:rPr>
            <w:rFonts w:hint="eastAsia" w:cstheme="minorBidi"/>
            <w:kern w:val="2"/>
            <w:sz w:val="21"/>
            <w:lang w:val="en-US" w:eastAsia="zh-CN"/>
          </w:rPr>
          <w:t>问卷数据</w:t>
        </w:r>
      </w:ins>
      <w:ins w:id="671" w:author="孙心茹 [2]" w:date="2025-10-30T09:02:20Z">
        <w:r>
          <w:rPr>
            <w:rFonts w:hint="eastAsia" w:cstheme="minorBidi"/>
            <w:kern w:val="2"/>
            <w:sz w:val="21"/>
            <w:lang w:val="en-US" w:eastAsia="zh-CN"/>
          </w:rPr>
          <w:t>处理</w:t>
        </w:r>
      </w:ins>
    </w:p>
    <w:p w14:paraId="745ED24A">
      <w:pPr>
        <w:pStyle w:val="6"/>
        <w:widowControl/>
        <w:ind w:firstLine="420" w:firstLineChars="200"/>
        <w:rPr>
          <w:ins w:id="673" w:author="孙心茹" w:date="2025-10-19T16:59:00Z"/>
          <w:rFonts w:hint="default" w:cstheme="minorBidi"/>
          <w:kern w:val="2"/>
          <w:sz w:val="21"/>
          <w:lang w:val="en-US" w:eastAsia="zh-CN"/>
        </w:rPr>
        <w:pPrChange w:id="672" w:author="孙心茹 [2]" w:date="2025-10-30T09:02:53Z">
          <w:pPr>
            <w:pStyle w:val="6"/>
            <w:widowControl/>
          </w:pPr>
        </w:pPrChange>
      </w:pPr>
      <w:ins w:id="674" w:author="孙心茹 [2]" w:date="2025-10-30T09:02:33Z">
        <w:r>
          <w:rPr>
            <w:rFonts w:hint="default" w:cstheme="minorBidi"/>
            <w:kern w:val="2"/>
            <w:sz w:val="21"/>
          </w:rPr>
          <w:t>在完成数据清理与有效样本筛选后，本研究共纳入 12 个自我报告量表的完整数据。随后，根据量表原始计分规则计算各问卷的总分，并在个体水平上保留了 条目得分与总分两个版本的数据，以便进行不同层次的数据分析。经过筛选后，最终保留了 12 个量表共 135 个条目。</w:t>
        </w:r>
      </w:ins>
    </w:p>
    <w:p w14:paraId="1C53F800">
      <w:pPr>
        <w:numPr>
          <w:ilvl w:val="0"/>
          <w:numId w:val="0"/>
        </w:numPr>
        <w:ind w:leftChars="0"/>
        <w:rPr>
          <w:ins w:id="675" w:author="孙心茹 [2]" w:date="2025-10-30T08:56:00Z"/>
          <w:rFonts w:hint="default"/>
          <w:lang w:val="en-US" w:eastAsia="zh-CN"/>
        </w:rPr>
      </w:pPr>
      <w:ins w:id="676" w:author="孙心茹" w:date="2025-10-19T17:58:00Z">
        <w:del w:id="677" w:author="孙心茹 [2]" w:date="2025-10-30T09:01:31Z">
          <w:r>
            <w:rPr>
              <w:rFonts w:hint="eastAsia" w:cstheme="minorBidi"/>
              <w:kern w:val="2"/>
              <w:sz w:val="21"/>
            </w:rPr>
            <w:delText>在数据分析前，本研究对所有自我报告</w:delText>
          </w:r>
        </w:del>
      </w:ins>
      <w:ins w:id="678" w:author="孙心茹" w:date="2025-10-19T18:00:00Z">
        <w:del w:id="679" w:author="孙心茹 [2]" w:date="2025-10-30T09:01:31Z">
          <w:r>
            <w:rPr>
              <w:rFonts w:hint="eastAsia" w:cstheme="minorBidi"/>
              <w:kern w:val="2"/>
              <w:sz w:val="21"/>
            </w:rPr>
            <w:delText>数据</w:delText>
          </w:r>
        </w:del>
      </w:ins>
      <w:ins w:id="680" w:author="孙心茹" w:date="2025-10-19T17:58:00Z">
        <w:del w:id="681" w:author="孙心茹 [2]" w:date="2025-10-30T09:01:31Z">
          <w:r>
            <w:rPr>
              <w:rFonts w:hint="eastAsia" w:cstheme="minorBidi"/>
              <w:kern w:val="2"/>
              <w:sz w:val="21"/>
            </w:rPr>
            <w:delText>与行为任务</w:delText>
          </w:r>
        </w:del>
      </w:ins>
      <w:ins w:id="682" w:author="孙心茹" w:date="2025-10-19T18:00:00Z">
        <w:del w:id="683" w:author="孙心茹 [2]" w:date="2025-10-30T09:01:31Z">
          <w:r>
            <w:rPr>
              <w:rFonts w:hint="eastAsia" w:cstheme="minorBidi"/>
              <w:kern w:val="2"/>
              <w:sz w:val="21"/>
            </w:rPr>
            <w:delText>指标</w:delText>
          </w:r>
        </w:del>
      </w:ins>
      <w:ins w:id="684" w:author="孙心茹" w:date="2025-10-19T17:58:00Z">
        <w:del w:id="685" w:author="孙心茹 [2]" w:date="2025-10-30T09:01:31Z">
          <w:r>
            <w:rPr>
              <w:rFonts w:hint="eastAsia" w:cstheme="minorBidi"/>
              <w:kern w:val="2"/>
              <w:sz w:val="21"/>
            </w:rPr>
            <w:delText>进行了预处理。包括</w:delText>
          </w:r>
        </w:del>
      </w:ins>
      <w:ins w:id="686" w:author="孙心茹" w:date="2025-10-19T18:07:00Z">
        <w:del w:id="687" w:author="孙心茹 [2]" w:date="2025-10-30T09:01:31Z">
          <w:r>
            <w:rPr>
              <w:rFonts w:hint="eastAsia" w:cstheme="minorBidi"/>
              <w:kern w:val="2"/>
              <w:sz w:val="21"/>
            </w:rPr>
            <w:delText>行为任务反应时之差</w:delText>
          </w:r>
        </w:del>
      </w:ins>
      <w:ins w:id="688" w:author="孙心茹" w:date="2025-10-19T18:08:00Z">
        <w:del w:id="689" w:author="孙心茹 [2]" w:date="2025-10-30T09:01:31Z">
          <w:r>
            <w:rPr>
              <w:rFonts w:hint="eastAsia" w:cstheme="minorBidi"/>
              <w:kern w:val="2"/>
              <w:sz w:val="21"/>
            </w:rPr>
            <w:delText>、d prime值计算等，</w:delText>
          </w:r>
        </w:del>
      </w:ins>
      <w:ins w:id="690" w:author="孙心茹" w:date="2025-10-19T17:58:00Z">
        <w:del w:id="691" w:author="孙心茹 [2]" w:date="2025-10-30T09:01:31Z">
          <w:r>
            <w:rPr>
              <w:rFonts w:hint="eastAsia" w:cstheme="minorBidi"/>
              <w:kern w:val="2"/>
              <w:sz w:val="21"/>
            </w:rPr>
            <w:delText>以及对所有指标的标准化（z 转换），以确保不同测量间的可比性与信度。</w:delText>
          </w:r>
        </w:del>
      </w:ins>
      <w:ins w:id="692" w:author="孙心茹 [2]" w:date="2025-10-30T08:56:10Z">
        <w:r>
          <w:rPr>
            <w:rFonts w:hint="eastAsia"/>
            <w:lang w:val="en-US" w:eastAsia="zh-CN"/>
          </w:rPr>
          <w:t>2.</w:t>
        </w:r>
      </w:ins>
      <w:ins w:id="693" w:author="孙心茹 [2]" w:date="2025-10-30T08:56:11Z">
        <w:r>
          <w:rPr>
            <w:rFonts w:hint="eastAsia"/>
            <w:lang w:val="en-US" w:eastAsia="zh-CN"/>
          </w:rPr>
          <w:t>4.1.</w:t>
        </w:r>
      </w:ins>
      <w:ins w:id="694" w:author="孙心茹 [2]" w:date="2025-10-30T09:03:20Z">
        <w:r>
          <w:rPr>
            <w:rFonts w:hint="eastAsia"/>
            <w:lang w:val="en-US" w:eastAsia="zh-CN"/>
          </w:rPr>
          <w:t>2</w:t>
        </w:r>
      </w:ins>
      <w:ins w:id="695" w:author="孙心茹 [2]" w:date="2025-10-30T08:56:12Z">
        <w:r>
          <w:rPr>
            <w:rFonts w:hint="eastAsia"/>
            <w:lang w:val="en-US" w:eastAsia="zh-CN"/>
          </w:rPr>
          <w:t xml:space="preserve"> </w:t>
        </w:r>
      </w:ins>
      <w:ins w:id="696" w:author="孙心茹 [2]" w:date="2025-10-30T08:56:00Z">
        <w:r>
          <w:rPr>
            <w:rFonts w:hint="default"/>
            <w:lang w:val="en-US" w:eastAsia="zh-CN"/>
          </w:rPr>
          <w:t>内隐联结效应IAT的测量与计算</w:t>
        </w:r>
      </w:ins>
    </w:p>
    <w:p w14:paraId="3B5E2D56">
      <w:pPr>
        <w:numPr>
          <w:ilvl w:val="0"/>
          <w:numId w:val="0"/>
        </w:numPr>
        <w:ind w:leftChars="0" w:firstLine="420" w:firstLineChars="200"/>
        <w:rPr>
          <w:ins w:id="697" w:author="孙心茹 [2]" w:date="2025-10-30T08:56:00Z"/>
          <w:rFonts w:hint="default"/>
          <w:lang w:val="en-US" w:eastAsia="zh-CN"/>
        </w:rPr>
      </w:pPr>
      <w:ins w:id="698" w:author="孙心茹 [2]" w:date="2025-10-30T08:56:00Z">
        <w:r>
          <w:rPr>
            <w:rFonts w:hint="default"/>
            <w:lang w:val="en-US" w:eastAsia="zh-CN"/>
          </w:rPr>
          <w:t>本研究采用内隐联结测验（Implicit Association Test, IAT）评估个体在两个领域中的积极自我认知偏好，</w:t>
        </w:r>
      </w:ins>
      <w:ins w:id="699" w:author="孙心茹 [2]" w:date="2025-10-30T08:56:00Z">
        <w:r>
          <w:rPr>
            <w:rFonts w:hint="eastAsia"/>
            <w:lang w:val="en-US" w:eastAsia="zh-CN"/>
          </w:rPr>
          <w:t>并</w:t>
        </w:r>
      </w:ins>
      <w:ins w:id="700" w:author="孙心茹 [2]" w:date="2025-10-30T08:56:00Z">
        <w:r>
          <w:rPr>
            <w:rFonts w:hint="default"/>
            <w:lang w:val="en-US" w:eastAsia="zh-CN"/>
          </w:rPr>
          <w:t>分别为道德领域与能力领域。IAT 任务旨在捕捉个体对“自我/他人”与“积极/消极”词汇之间的自动联结强度。通过反应时数据，计算标准化的 D 值（D-score）作为内隐偏好的效应量指标。</w:t>
        </w:r>
      </w:ins>
    </w:p>
    <w:p w14:paraId="65D20836">
      <w:pPr>
        <w:numPr>
          <w:ilvl w:val="0"/>
          <w:numId w:val="0"/>
        </w:numPr>
        <w:ind w:leftChars="0" w:firstLine="420" w:firstLineChars="200"/>
        <w:rPr>
          <w:ins w:id="701" w:author="孙心茹 [2]" w:date="2025-10-30T08:56:00Z"/>
          <w:rFonts w:hint="default"/>
          <w:lang w:val="en-US" w:eastAsia="zh-CN"/>
        </w:rPr>
      </w:pPr>
      <w:ins w:id="702" w:author="孙心茹 [2]" w:date="2025-10-30T08:56:00Z">
        <w:r>
          <w:rPr>
            <w:rFonts w:hint="default"/>
            <w:lang w:val="en-US" w:eastAsia="zh-CN"/>
          </w:rPr>
          <w:t>原始反应时数据中包含四个关键 block（A1, A2, B1, B2），其中 A1 与 A2 表示兼容条件（如“我-积极/他人-消极”配对），B1 与 B2 表示不兼容条件（如“我-消极/他人-积极”配对）</w:t>
        </w:r>
      </w:ins>
      <w:ins w:id="703" w:author="孙心茹 [2]" w:date="2025-10-30T08:56:00Z">
        <w:r>
          <w:rPr>
            <w:rFonts w:hint="eastAsia"/>
            <w:lang w:val="en-US" w:eastAsia="zh-CN"/>
          </w:rPr>
          <w:t>。在试次选择方面，我们选择保留 IAT 中关键测量阶段（screen_id = 3, 4, 6, 7）中的反应数据；在反应式剔除方面，我们剔除所有反应时间超过 10,000 毫秒的异常试次；</w:t>
        </w:r>
      </w:ins>
      <w:ins w:id="704" w:author="孙心茹 [2]" w:date="2025-10-30T08:56:00Z">
        <w:r>
          <w:rPr>
            <w:rFonts w:hint="default"/>
            <w:lang w:val="en-US" w:eastAsia="zh-CN"/>
          </w:rPr>
          <w:t>为消除错误反应对结果的干扰，参照 Greenwald 等人（2003）推荐的方法，对所有错误反应试次进行校正：将错误试次的反应时替换为该 block 内的平均反应时加上 600 毫秒惩罚值。之后，对每位被试在每个 block 下的反应时数据进行汇总，计算每个条件的平均反应时、标准差和试次数。</w:t>
        </w:r>
      </w:ins>
    </w:p>
    <w:p w14:paraId="222B8A3C">
      <w:pPr>
        <w:numPr>
          <w:ilvl w:val="0"/>
          <w:numId w:val="0"/>
        </w:numPr>
        <w:ind w:leftChars="0" w:firstLine="420" w:firstLineChars="200"/>
        <w:rPr>
          <w:ins w:id="705" w:author="孙心茹 [2]" w:date="2025-10-30T08:56:00Z"/>
          <w:rFonts w:hint="eastAsia"/>
          <w:lang w:val="en-US" w:eastAsia="zh-CN"/>
        </w:rPr>
      </w:pPr>
      <w:ins w:id="706" w:author="孙心茹 [2]" w:date="2025-10-30T08:56:00Z">
        <w:r>
          <w:rPr>
            <w:rFonts w:hint="default"/>
            <w:highlight w:val="none"/>
            <w:lang w:val="en-US" w:eastAsia="zh-CN"/>
            <w:rPrChange w:id="707" w:author="孙心茹 [2]" w:date="2025-11-01T15:35:23Z">
              <w:rPr>
                <w:rFonts w:hint="default"/>
                <w:highlight w:val="yellow"/>
                <w:lang w:val="en-US" w:eastAsia="zh-CN"/>
              </w:rPr>
            </w:rPrChange>
          </w:rPr>
          <w:t>最终，我们按照标准 D 值计算方法进行效应量提取。分别计算 B1 与 A1、B2 与 A2 之间的平均反应时差，并将其除以对应条件下的合并标准差（pooled SD）进行标准化，获得每位被试在</w:t>
        </w:r>
      </w:ins>
      <w:ins w:id="708" w:author="孙心茹 [2]" w:date="2025-10-30T08:56:00Z">
        <w:r>
          <w:rPr>
            <w:rFonts w:hint="eastAsia"/>
            <w:highlight w:val="none"/>
            <w:lang w:val="en-US" w:eastAsia="zh-CN"/>
            <w:rPrChange w:id="709" w:author="孙心茹 [2]" w:date="2025-11-01T15:35:23Z">
              <w:rPr>
                <w:rFonts w:hint="eastAsia"/>
                <w:highlight w:val="yellow"/>
                <w:lang w:val="en-US" w:eastAsia="zh-CN"/>
              </w:rPr>
            </w:rPrChange>
          </w:rPr>
          <w:t>moral</w:t>
        </w:r>
      </w:ins>
      <w:ins w:id="710" w:author="孙心茹 [2]" w:date="2025-10-30T08:56:00Z">
        <w:r>
          <w:rPr>
            <w:rFonts w:hint="default"/>
            <w:highlight w:val="none"/>
            <w:lang w:val="en-US" w:eastAsia="zh-CN"/>
            <w:rPrChange w:id="711" w:author="孙心茹 [2]" w:date="2025-11-01T15:35:23Z">
              <w:rPr>
                <w:rFonts w:hint="default"/>
                <w:highlight w:val="yellow"/>
                <w:lang w:val="en-US" w:eastAsia="zh-CN"/>
              </w:rPr>
            </w:rPrChange>
          </w:rPr>
          <w:t>领域</w:t>
        </w:r>
      </w:ins>
      <w:ins w:id="712" w:author="孙心茹 [2]" w:date="2025-10-30T08:56:00Z">
        <w:r>
          <w:rPr>
            <w:rFonts w:hint="eastAsia"/>
            <w:highlight w:val="none"/>
            <w:lang w:val="en-US" w:eastAsia="zh-CN"/>
            <w:rPrChange w:id="713" w:author="孙心茹 [2]" w:date="2025-11-01T15:35:23Z">
              <w:rPr>
                <w:rFonts w:hint="eastAsia"/>
                <w:highlight w:val="yellow"/>
                <w:lang w:val="en-US" w:eastAsia="zh-CN"/>
              </w:rPr>
            </w:rPrChange>
          </w:rPr>
          <w:t>和ability领域</w:t>
        </w:r>
      </w:ins>
      <w:ins w:id="714" w:author="孙心茹 [2]" w:date="2025-10-30T08:56:00Z">
        <w:r>
          <w:rPr>
            <w:rFonts w:hint="default"/>
            <w:highlight w:val="none"/>
            <w:lang w:val="en-US" w:eastAsia="zh-CN"/>
            <w:rPrChange w:id="715" w:author="孙心茹 [2]" w:date="2025-11-01T15:35:23Z">
              <w:rPr>
                <w:rFonts w:hint="default"/>
                <w:highlight w:val="yellow"/>
                <w:lang w:val="en-US" w:eastAsia="zh-CN"/>
              </w:rPr>
            </w:rPrChange>
          </w:rPr>
          <w:t>下的 IAT D 值。</w:t>
        </w:r>
      </w:ins>
      <w:ins w:id="716" w:author="孙心茹 [2]" w:date="2025-10-30T08:56:00Z">
        <w:r>
          <w:rPr>
            <w:rFonts w:hint="default"/>
            <w:lang w:val="en-US" w:eastAsia="zh-CN"/>
          </w:rPr>
          <w:t>根据 D 值的绝对大小，将效应划分为三类：|D| ≤ 0.2 为小效应，0.2 &lt; |D| ≤ 0.5 为中等效应，|D| &gt; 0.5 为大效应</w:t>
        </w:r>
      </w:ins>
      <w:ins w:id="717" w:author="孙心茹 [2]" w:date="2025-10-30T08:56:00Z">
        <w:r>
          <w:rPr>
            <w:rFonts w:hint="eastAsia"/>
            <w:lang w:val="en-US" w:eastAsia="zh-CN"/>
          </w:rPr>
          <w:t>。</w:t>
        </w:r>
      </w:ins>
    </w:p>
    <w:p w14:paraId="3FC1BB84">
      <w:pPr>
        <w:numPr>
          <w:ilvl w:val="0"/>
          <w:numId w:val="0"/>
        </w:numPr>
        <w:ind w:leftChars="0"/>
        <w:rPr>
          <w:ins w:id="718" w:author="孙心茹 [2]" w:date="2025-10-30T08:56:00Z"/>
          <w:rFonts w:hint="eastAsia"/>
          <w:lang w:val="en-US" w:eastAsia="zh-CN"/>
        </w:rPr>
      </w:pPr>
    </w:p>
    <w:p w14:paraId="11FDC977">
      <w:pPr>
        <w:numPr>
          <w:ilvl w:val="0"/>
          <w:numId w:val="0"/>
        </w:numPr>
        <w:ind w:leftChars="0"/>
        <w:rPr>
          <w:ins w:id="719" w:author="孙心茹 [2]" w:date="2025-10-30T08:56:00Z"/>
          <w:rFonts w:hint="eastAsia"/>
          <w:lang w:val="en-US" w:eastAsia="zh-CN"/>
        </w:rPr>
      </w:pPr>
      <w:ins w:id="720" w:author="孙心茹 [2]" w:date="2025-10-30T08:56:27Z">
        <w:r>
          <w:rPr>
            <w:rFonts w:hint="eastAsia"/>
            <w:lang w:val="en-US" w:eastAsia="zh-CN"/>
          </w:rPr>
          <w:t>2.</w:t>
        </w:r>
      </w:ins>
      <w:ins w:id="721" w:author="孙心茹 [2]" w:date="2025-10-30T08:56:29Z">
        <w:r>
          <w:rPr>
            <w:rFonts w:hint="eastAsia"/>
            <w:lang w:val="en-US" w:eastAsia="zh-CN"/>
          </w:rPr>
          <w:t>4</w:t>
        </w:r>
      </w:ins>
      <w:ins w:id="722" w:author="孙心茹 [2]" w:date="2025-10-30T08:56:30Z">
        <w:r>
          <w:rPr>
            <w:rFonts w:hint="eastAsia"/>
            <w:lang w:val="en-US" w:eastAsia="zh-CN"/>
          </w:rPr>
          <w:t>.</w:t>
        </w:r>
      </w:ins>
      <w:ins w:id="723" w:author="孙心茹 [2]" w:date="2025-10-30T08:56:32Z">
        <w:r>
          <w:rPr>
            <w:rFonts w:hint="eastAsia"/>
            <w:lang w:val="en-US" w:eastAsia="zh-CN"/>
          </w:rPr>
          <w:t>2.</w:t>
        </w:r>
      </w:ins>
      <w:ins w:id="724" w:author="孙心茹 [2]" w:date="2025-10-30T09:03:24Z">
        <w:r>
          <w:rPr>
            <w:rFonts w:hint="eastAsia"/>
            <w:lang w:val="en-US" w:eastAsia="zh-CN"/>
          </w:rPr>
          <w:t>3</w:t>
        </w:r>
      </w:ins>
      <w:ins w:id="725" w:author="孙心茹 [2]" w:date="2025-10-30T08:56:35Z">
        <w:r>
          <w:rPr>
            <w:rFonts w:hint="eastAsia"/>
            <w:lang w:val="en-US" w:eastAsia="zh-CN"/>
          </w:rPr>
          <w:t xml:space="preserve"> </w:t>
        </w:r>
      </w:ins>
      <w:ins w:id="726" w:author="孙心茹 [2]" w:date="2025-10-30T08:56:00Z">
        <w:r>
          <w:rPr>
            <w:rFonts w:hint="eastAsia"/>
            <w:lang w:val="en-US" w:eastAsia="zh-CN"/>
          </w:rPr>
          <w:t>ALT实验范式与指标计算方法</w:t>
        </w:r>
      </w:ins>
    </w:p>
    <w:p w14:paraId="42493F68">
      <w:pPr>
        <w:numPr>
          <w:ilvl w:val="0"/>
          <w:numId w:val="0"/>
        </w:numPr>
        <w:ind w:leftChars="0" w:firstLine="420" w:firstLineChars="200"/>
        <w:rPr>
          <w:ins w:id="727" w:author="孙心茹 [2]" w:date="2025-10-30T08:56:00Z"/>
          <w:rFonts w:hint="eastAsia"/>
          <w:lang w:val="en-US" w:eastAsia="zh-CN"/>
        </w:rPr>
      </w:pPr>
      <w:ins w:id="728" w:author="孙心茹 [2]" w:date="2025-10-30T08:56:00Z">
        <w:r>
          <w:rPr>
            <w:rFonts w:hint="eastAsia"/>
            <w:lang w:val="en-US" w:eastAsia="zh-CN"/>
          </w:rPr>
          <w:t>在本研究中，我们使用了 ALT（Associative Learning Task）实验范式来测量参与者在道德与能力两个维度下，对“自我”与“朋友”关联积极特质的加工差异。该任务通过呈现一系列“匹配”（如“积极词汇-自我”）与“不匹配”（如“积极词汇-朋友”）的组合，要求被试做出快速反应，从而评估其内隐的积极自我关联倾向。</w:t>
        </w:r>
      </w:ins>
    </w:p>
    <w:p w14:paraId="790F795D">
      <w:pPr>
        <w:numPr>
          <w:ilvl w:val="0"/>
          <w:numId w:val="0"/>
        </w:numPr>
        <w:ind w:leftChars="0" w:firstLine="420" w:firstLineChars="200"/>
        <w:rPr>
          <w:ins w:id="729" w:author="孙心茹 [2]" w:date="2025-10-30T08:56:00Z"/>
          <w:rFonts w:hint="eastAsia"/>
          <w:lang w:val="en-US" w:eastAsia="zh-CN"/>
        </w:rPr>
      </w:pPr>
      <w:ins w:id="730" w:author="孙心茹 [2]" w:date="2025-10-30T08:56:00Z">
        <w:r>
          <w:rPr>
            <w:rFonts w:hint="eastAsia"/>
            <w:lang w:val="en-US" w:eastAsia="zh-CN"/>
          </w:rPr>
          <w:t>数据清洗方面，首先筛选了所有来自正式实验阶段的试次并排除反应时小于200ms或大于1200ms 的异常值，以保证数据质量。此外，对于缺失的“正确性”标记（correct），默认按错误处理，防止遗漏。同时，我们提取了两个维度的关键指标：反应时差异（ALT_SE_rt） 与信号检测敏感性指数（ALT_SE_d′），分别反映个体对匹配刺激的加工速度和辨别能力。</w:t>
        </w:r>
      </w:ins>
    </w:p>
    <w:p w14:paraId="07E6E384">
      <w:pPr>
        <w:numPr>
          <w:ilvl w:val="0"/>
          <w:numId w:val="0"/>
        </w:numPr>
        <w:ind w:leftChars="0"/>
        <w:rPr>
          <w:ins w:id="731" w:author="孙心茹 [2]" w:date="2025-10-30T08:56:00Z"/>
          <w:rFonts w:hint="eastAsia"/>
          <w:lang w:val="en-US" w:eastAsia="zh-CN"/>
        </w:rPr>
      </w:pPr>
      <w:ins w:id="732" w:author="孙心茹 [2]" w:date="2025-10-30T08:56:00Z">
        <w:r>
          <w:rPr>
            <w:rFonts w:hint="eastAsia"/>
            <w:lang w:val="en-US" w:eastAsia="zh-CN"/>
          </w:rPr>
          <w:t>具体计算如下：</w:t>
        </w:r>
      </w:ins>
    </w:p>
    <w:p w14:paraId="2EAE8BAF">
      <w:pPr>
        <w:numPr>
          <w:ilvl w:val="0"/>
          <w:numId w:val="0"/>
        </w:numPr>
        <w:ind w:leftChars="0"/>
        <w:rPr>
          <w:ins w:id="733" w:author="孙心茹 [2]" w:date="2025-10-30T08:56:00Z"/>
          <w:rFonts w:hint="eastAsia"/>
          <w:lang w:val="en-US" w:eastAsia="zh-CN"/>
        </w:rPr>
      </w:pPr>
      <w:ins w:id="734" w:author="孙心茹 [2]" w:date="2025-10-30T08:56:00Z">
        <w:r>
          <w:rPr>
            <w:rFonts w:hint="eastAsia"/>
            <w:lang w:val="en-US" w:eastAsia="zh-CN"/>
          </w:rPr>
          <w:t>（1）ALT_SE_rt 指标计算：</w:t>
        </w:r>
      </w:ins>
    </w:p>
    <w:p w14:paraId="6F887948">
      <w:pPr>
        <w:numPr>
          <w:ilvl w:val="0"/>
          <w:numId w:val="0"/>
        </w:numPr>
        <w:ind w:leftChars="0"/>
        <w:rPr>
          <w:ins w:id="735" w:author="孙心茹 [2]" w:date="2025-10-30T08:56:00Z"/>
          <w:rFonts w:hint="eastAsia"/>
          <w:lang w:val="en-US" w:eastAsia="zh-CN"/>
        </w:rPr>
      </w:pPr>
      <w:ins w:id="736" w:author="孙心茹 [2]" w:date="2025-10-30T08:56:00Z">
        <w:r>
          <w:rPr>
            <w:rFonts w:hint="eastAsia"/>
            <w:lang w:val="en-US" w:eastAsia="zh-CN"/>
          </w:rPr>
          <w:t>首先选取所有“匹配”类型的试次（identit为match），并筛选其中“正性词汇”条件（valence = positive）。对于每位参与者，在“自我”与“朋友”条件下分别计算平均反应时（avg_rt）。用 friend 条件减去 self 条件的平均反应时，得出 ALT_SE_rt 值。该值越大，代表对“自我-积极”匹配的加工越快，表征更强的积极自我加工倾向。</w:t>
        </w:r>
      </w:ins>
    </w:p>
    <w:p w14:paraId="5745572C">
      <w:pPr>
        <w:numPr>
          <w:ilvl w:val="0"/>
          <w:numId w:val="0"/>
        </w:numPr>
        <w:ind w:leftChars="0"/>
        <w:rPr>
          <w:ins w:id="737" w:author="孙心茹 [2]" w:date="2025-10-30T08:56:00Z"/>
          <w:rFonts w:hint="eastAsia"/>
          <w:lang w:val="en-US" w:eastAsia="zh-CN"/>
        </w:rPr>
      </w:pPr>
      <w:ins w:id="738" w:author="孙心茹 [2]" w:date="2025-10-30T08:56:00Z">
        <w:r>
          <w:rPr>
            <w:rFonts w:hint="eastAsia"/>
            <w:lang w:val="en-US" w:eastAsia="zh-CN"/>
          </w:rPr>
          <w:t>（2）ALT_SE_d′ 指标计算：</w:t>
        </w:r>
      </w:ins>
    </w:p>
    <w:p w14:paraId="4E0A2A29">
      <w:pPr>
        <w:numPr>
          <w:ilvl w:val="0"/>
          <w:numId w:val="0"/>
        </w:numPr>
        <w:ind w:leftChars="0"/>
        <w:rPr>
          <w:ins w:id="739" w:author="孙心茹 [2]" w:date="2025-10-30T08:56:00Z"/>
          <w:rFonts w:hint="eastAsia"/>
          <w:highlight w:val="none"/>
          <w:lang w:val="en-US" w:eastAsia="zh-CN"/>
          <w:rPrChange w:id="740" w:author="孙心茹 [2]" w:date="2025-11-01T15:35:28Z">
            <w:rPr>
              <w:ins w:id="741" w:author="孙心茹 [2]" w:date="2025-10-30T08:56:00Z"/>
              <w:rFonts w:hint="eastAsia"/>
              <w:highlight w:val="yellow"/>
              <w:lang w:val="en-US" w:eastAsia="zh-CN"/>
            </w:rPr>
          </w:rPrChange>
        </w:rPr>
      </w:pPr>
      <w:ins w:id="742" w:author="孙心茹 [2]" w:date="2025-10-30T08:56:00Z">
        <w:r>
          <w:rPr>
            <w:rFonts w:hint="eastAsia"/>
            <w:lang w:val="en-US" w:eastAsia="zh-CN"/>
          </w:rPr>
          <w:t>使用信号检测理论（Signal Detection Theory）框架，对每位参与者在“正性词汇”条件下进行分类统计。将试次按反应正确性与刺激类型（match vs. nonmatch）划分为：击中（hit）、错过（miss）、误报（false alarm） 与 正确拒绝（correct rejection）。计算击中率（hit rate） 与 误报率（false alarm rate），并采用调整策略防止极端值（如 hit rate=1 或 FA rate=0）导致Z值计算错误。根据公式，计算每位被试在“自我”与“朋友”条件下的 d′ 值。最终用 self 条件下的 d′ 减去 friend 条件下的 d′，得出 ALT_SE_d 值。</w:t>
        </w:r>
      </w:ins>
      <w:ins w:id="743" w:author="孙心茹 [2]" w:date="2025-10-30T08:56:00Z">
        <w:r>
          <w:rPr>
            <w:rFonts w:hint="eastAsia"/>
            <w:highlight w:val="none"/>
            <w:lang w:val="en-US" w:eastAsia="zh-CN"/>
            <w:rPrChange w:id="744" w:author="孙心茹 [2]" w:date="2025-11-01T15:35:32Z">
              <w:rPr>
                <w:rFonts w:hint="eastAsia"/>
                <w:highlight w:val="yellow"/>
                <w:lang w:val="en-US" w:eastAsia="zh-CN"/>
              </w:rPr>
            </w:rPrChange>
          </w:rPr>
          <w:t>该值越大，表</w:t>
        </w:r>
      </w:ins>
      <w:ins w:id="745" w:author="孙心茹 [2]" w:date="2025-10-30T08:56:00Z">
        <w:r>
          <w:rPr>
            <w:rFonts w:hint="eastAsia"/>
            <w:highlight w:val="none"/>
            <w:lang w:val="en-US" w:eastAsia="zh-CN"/>
            <w:rPrChange w:id="746" w:author="孙心茹 [2]" w:date="2025-11-01T15:35:28Z">
              <w:rPr>
                <w:rFonts w:hint="eastAsia"/>
                <w:highlight w:val="yellow"/>
                <w:lang w:val="en-US" w:eastAsia="zh-CN"/>
              </w:rPr>
            </w:rPrChange>
          </w:rPr>
          <w:t>示被试对“自我-积极”刺激辨别更敏感，具备更高的积极自我识别能力。</w:t>
        </w:r>
      </w:ins>
    </w:p>
    <w:p w14:paraId="75ACBE2A">
      <w:pPr>
        <w:numPr>
          <w:ilvl w:val="0"/>
          <w:numId w:val="0"/>
        </w:numPr>
        <w:ind w:leftChars="0"/>
        <w:rPr>
          <w:ins w:id="747" w:author="孙心茹 [2]" w:date="2025-10-30T08:56:00Z"/>
          <w:rFonts w:hint="default"/>
          <w:highlight w:val="none"/>
          <w:lang w:val="en-US" w:eastAsia="zh-CN"/>
          <w:rPrChange w:id="748" w:author="孙心茹 [2]" w:date="2025-11-01T15:35:28Z">
            <w:rPr>
              <w:ins w:id="749" w:author="孙心茹 [2]" w:date="2025-10-30T08:56:00Z"/>
              <w:rFonts w:hint="default"/>
              <w:highlight w:val="yellow"/>
              <w:lang w:val="en-US" w:eastAsia="zh-CN"/>
            </w:rPr>
          </w:rPrChange>
        </w:rPr>
      </w:pPr>
      <w:ins w:id="750" w:author="孙心茹 [2]" w:date="2025-10-30T08:56:00Z">
        <w:r>
          <w:rPr>
            <w:rFonts w:hint="eastAsia"/>
            <w:highlight w:val="none"/>
            <w:lang w:val="en-US" w:eastAsia="zh-CN"/>
            <w:rPrChange w:id="751" w:author="孙心茹 [2]" w:date="2025-11-01T15:35:28Z">
              <w:rPr>
                <w:rFonts w:hint="eastAsia"/>
                <w:highlight w:val="yellow"/>
                <w:lang w:val="en-US" w:eastAsia="zh-CN"/>
              </w:rPr>
            </w:rPrChange>
          </w:rPr>
          <w:t>最终得到每位被试在 moral 与 ability 两个维度下的 ALT_SE_rt 与 ALT_SE_d 指标，分别储存在 moral_ALT_rt、ability_ALT_rt 及 moral_ALT_d、ability_ALT_d 四个变量中，用于数据分析。</w:t>
        </w:r>
      </w:ins>
    </w:p>
    <w:p w14:paraId="3EBA3216">
      <w:pPr>
        <w:numPr>
          <w:ilvl w:val="0"/>
          <w:numId w:val="0"/>
        </w:numPr>
        <w:ind w:leftChars="0"/>
        <w:rPr>
          <w:ins w:id="752" w:author="孙心茹 [2]" w:date="2025-10-30T08:56:00Z"/>
          <w:rFonts w:hint="eastAsia"/>
          <w:lang w:val="en-US" w:eastAsia="zh-CN"/>
        </w:rPr>
      </w:pPr>
    </w:p>
    <w:p w14:paraId="0D38E0B8">
      <w:pPr>
        <w:numPr>
          <w:ilvl w:val="0"/>
          <w:numId w:val="0"/>
        </w:numPr>
        <w:ind w:leftChars="0"/>
        <w:rPr>
          <w:ins w:id="753" w:author="孙心茹 [2]" w:date="2025-10-30T08:56:00Z"/>
          <w:rFonts w:hint="eastAsia"/>
          <w:lang w:val="en-US" w:eastAsia="zh-CN"/>
        </w:rPr>
      </w:pPr>
      <w:ins w:id="754" w:author="孙心茹 [2]" w:date="2025-10-30T08:56:46Z">
        <w:r>
          <w:rPr>
            <w:rFonts w:hint="eastAsia"/>
            <w:lang w:val="en-US" w:eastAsia="zh-CN"/>
          </w:rPr>
          <w:t>2</w:t>
        </w:r>
      </w:ins>
      <w:ins w:id="755" w:author="孙心茹 [2]" w:date="2025-10-30T08:56:47Z">
        <w:r>
          <w:rPr>
            <w:rFonts w:hint="eastAsia"/>
            <w:lang w:val="en-US" w:eastAsia="zh-CN"/>
          </w:rPr>
          <w:t>.4</w:t>
        </w:r>
      </w:ins>
      <w:ins w:id="756" w:author="孙心茹 [2]" w:date="2025-10-30T08:56:48Z">
        <w:r>
          <w:rPr>
            <w:rFonts w:hint="eastAsia"/>
            <w:lang w:val="en-US" w:eastAsia="zh-CN"/>
          </w:rPr>
          <w:t>.</w:t>
        </w:r>
      </w:ins>
      <w:ins w:id="757" w:author="孙心茹 [2]" w:date="2025-10-30T08:56:00Z">
        <w:r>
          <w:rPr>
            <w:rFonts w:hint="eastAsia"/>
            <w:lang w:val="en-US" w:eastAsia="zh-CN"/>
          </w:rPr>
          <w:t>3.</w:t>
        </w:r>
      </w:ins>
      <w:ins w:id="758" w:author="孙心茹 [2]" w:date="2025-10-30T09:03:29Z">
        <w:r>
          <w:rPr>
            <w:rFonts w:hint="eastAsia"/>
            <w:lang w:val="en-US" w:eastAsia="zh-CN"/>
          </w:rPr>
          <w:t xml:space="preserve">4 </w:t>
        </w:r>
      </w:ins>
      <w:ins w:id="759" w:author="孙心茹 [2]" w:date="2025-10-30T08:56:00Z">
        <w:r>
          <w:rPr>
            <w:rFonts w:hint="eastAsia"/>
            <w:lang w:val="en-US" w:eastAsia="zh-CN"/>
          </w:rPr>
          <w:t>SRET实验范式与指标计算方法</w:t>
        </w:r>
      </w:ins>
    </w:p>
    <w:p w14:paraId="2D59032F">
      <w:pPr>
        <w:numPr>
          <w:ilvl w:val="0"/>
          <w:numId w:val="0"/>
        </w:numPr>
        <w:ind w:leftChars="0" w:firstLine="420" w:firstLineChars="200"/>
        <w:rPr>
          <w:ins w:id="760" w:author="孙心茹 [2]" w:date="2025-10-30T08:56:00Z"/>
          <w:rFonts w:hint="eastAsia"/>
          <w:lang w:val="en-US" w:eastAsia="zh-CN"/>
        </w:rPr>
      </w:pPr>
      <w:ins w:id="761" w:author="孙心茹 [2]" w:date="2025-10-30T08:56:00Z">
        <w:r>
          <w:rPr>
            <w:rFonts w:hint="eastAsia"/>
            <w:lang w:val="en-US" w:eastAsia="zh-CN"/>
          </w:rPr>
          <w:t>在本研究中，我们使用了 SRET（Self-Referent Encoding Task）范式及其延伸任务，系统测量参与者在“道德”与“能力”两个维度下的积极自我认知水平。任务包括三种子任务：词汇判断任务（SRET-EW 与 SRET-RT）、新旧词判断任务（SRET-RJ1）与来源判断任务（SRET-RJ2）。每个任务分别从评估反应偏好、加工速度与记忆敏感性角度，提取了多个自我相关指标。</w:t>
        </w:r>
      </w:ins>
    </w:p>
    <w:p w14:paraId="54511A11">
      <w:pPr>
        <w:numPr>
          <w:ilvl w:val="0"/>
          <w:numId w:val="0"/>
        </w:numPr>
        <w:ind w:leftChars="0" w:firstLine="420" w:firstLineChars="200"/>
        <w:rPr>
          <w:ins w:id="762" w:author="孙心茹 [2]" w:date="2025-10-30T08:56:00Z"/>
          <w:rFonts w:hint="eastAsia"/>
          <w:lang w:val="en-US" w:eastAsia="zh-CN"/>
        </w:rPr>
      </w:pPr>
      <w:ins w:id="763" w:author="孙心茹 [2]" w:date="2025-10-30T08:56:00Z">
        <w:r>
          <w:rPr>
            <w:rFonts w:hint="eastAsia"/>
            <w:lang w:val="en-US" w:eastAsia="zh-CN"/>
          </w:rPr>
          <w:t>数据清洗方面，首先仅保留正式实验阶段的试次，并剔除所有练习或非正式试次。在每类任务中，统一剔除 8 个用于练习或与研究目标不相关的干扰词汇。此外，对于反应时低于200毫秒或高于1200毫秒的试次，亦予以排除，以控制极端值对平均指标的干扰。缺失的判断正确性（correct）变量则默认标为错误，以避免漏判。</w:t>
        </w:r>
      </w:ins>
    </w:p>
    <w:p w14:paraId="2112AB60">
      <w:pPr>
        <w:numPr>
          <w:ilvl w:val="0"/>
          <w:numId w:val="0"/>
        </w:numPr>
        <w:ind w:leftChars="0"/>
        <w:rPr>
          <w:ins w:id="764" w:author="孙心茹 [2]" w:date="2025-10-30T08:56:00Z"/>
          <w:rFonts w:hint="eastAsia"/>
          <w:lang w:val="en-US" w:eastAsia="zh-CN"/>
        </w:rPr>
      </w:pPr>
      <w:ins w:id="765" w:author="孙心茹 [2]" w:date="2025-10-30T08:56:00Z">
        <w:r>
          <w:rPr>
            <w:rFonts w:hint="eastAsia"/>
            <w:lang w:val="en-US" w:eastAsia="zh-CN"/>
          </w:rPr>
          <w:t>本研究共提取了八个 SRET 指标，分别对应三类任务，具体如下：</w:t>
        </w:r>
      </w:ins>
    </w:p>
    <w:p w14:paraId="7D835D4F">
      <w:pPr>
        <w:numPr>
          <w:ilvl w:val="0"/>
          <w:numId w:val="0"/>
        </w:numPr>
        <w:ind w:leftChars="0"/>
        <w:rPr>
          <w:ins w:id="766" w:author="孙心茹 [2]" w:date="2025-10-30T08:56:00Z"/>
          <w:rFonts w:hint="eastAsia"/>
          <w:lang w:val="en-US" w:eastAsia="zh-CN"/>
        </w:rPr>
      </w:pPr>
      <w:ins w:id="767" w:author="孙心茹 [2]" w:date="2025-10-30T08:56:00Z">
        <w:r>
          <w:rPr>
            <w:rFonts w:hint="eastAsia"/>
            <w:lang w:val="en-US" w:eastAsia="zh-CN"/>
          </w:rPr>
          <w:t>（1）SRET_EW 指标计算</w:t>
        </w:r>
      </w:ins>
    </w:p>
    <w:p w14:paraId="5508BD33">
      <w:pPr>
        <w:numPr>
          <w:ilvl w:val="0"/>
          <w:numId w:val="0"/>
        </w:numPr>
        <w:ind w:leftChars="0"/>
        <w:rPr>
          <w:ins w:id="768" w:author="孙心茹 [2]" w:date="2025-10-30T08:56:00Z"/>
          <w:rFonts w:hint="eastAsia"/>
          <w:lang w:val="en-US" w:eastAsia="zh-CN"/>
        </w:rPr>
      </w:pPr>
      <w:ins w:id="769" w:author="孙心茹 [2]" w:date="2025-10-30T08:56:00Z">
        <w:r>
          <w:rPr>
            <w:rFonts w:hint="eastAsia"/>
            <w:lang w:val="en-US" w:eastAsia="zh-CN"/>
          </w:rPr>
          <w:t>SRET_EW 基于词汇判断任务数据。在每位被试的“自我-积极”与“自我-消极”条件中，分别统计其作出“是”判断的次数，两者之差表示自我条件下选择积极词汇的倾向。该指标在道德（morality）与能力（ability）两个领域分别计算，生成 moral_SRET_EW 与 ability_SRET_EW 两个变量。数值越大，表明被试更倾向于认同与自我相关的积极特质，反映其积极自我认知水平。</w:t>
        </w:r>
      </w:ins>
    </w:p>
    <w:p w14:paraId="32FD8193">
      <w:pPr>
        <w:numPr>
          <w:ilvl w:val="0"/>
          <w:numId w:val="0"/>
        </w:numPr>
        <w:ind w:leftChars="0"/>
        <w:rPr>
          <w:ins w:id="770" w:author="孙心茹 [2]" w:date="2025-10-30T08:56:00Z"/>
          <w:rFonts w:hint="eastAsia"/>
          <w:lang w:val="en-US" w:eastAsia="zh-CN"/>
        </w:rPr>
      </w:pPr>
      <w:ins w:id="771" w:author="孙心茹 [2]" w:date="2025-10-30T08:56:00Z">
        <w:r>
          <w:rPr>
            <w:rFonts w:hint="eastAsia"/>
            <w:lang w:val="en-US" w:eastAsia="zh-CN"/>
          </w:rPr>
          <w:t>（2）SRET_rt 指标计算</w:t>
        </w:r>
      </w:ins>
    </w:p>
    <w:p w14:paraId="37B22A6D">
      <w:pPr>
        <w:numPr>
          <w:ilvl w:val="0"/>
          <w:numId w:val="0"/>
        </w:numPr>
        <w:ind w:leftChars="0"/>
        <w:rPr>
          <w:ins w:id="772" w:author="孙心茹 [2]" w:date="2025-10-30T08:56:00Z"/>
          <w:rFonts w:hint="eastAsia"/>
          <w:lang w:val="en-US" w:eastAsia="zh-CN"/>
        </w:rPr>
      </w:pPr>
      <w:ins w:id="773" w:author="孙心茹 [2]" w:date="2025-10-30T08:56:00Z">
        <w:r>
          <w:rPr>
            <w:rFonts w:hint="eastAsia"/>
            <w:lang w:val="en-US" w:eastAsia="zh-CN"/>
          </w:rPr>
          <w:t>SRET_rt 同样来源于词汇判断任务，但关注的是反应时数据。在每位被试“自我-积极”与“自我-消极”条件下，计算反应时均值之差。差值越大表示参与者对积极词汇加工更快，反映更高的积极自我加工效率。该指标同样在两个领域上独立计算，得到 moral_SRET_rt 与 ability_SRET_rt 两个变量。</w:t>
        </w:r>
      </w:ins>
    </w:p>
    <w:p w14:paraId="3D08B900">
      <w:pPr>
        <w:numPr>
          <w:ilvl w:val="0"/>
          <w:numId w:val="1"/>
        </w:numPr>
        <w:ind w:leftChars="0"/>
        <w:rPr>
          <w:ins w:id="774" w:author="孙心茹 [2]" w:date="2025-10-30T08:56:00Z"/>
          <w:rFonts w:hint="eastAsia"/>
          <w:lang w:val="en-US" w:eastAsia="zh-CN"/>
        </w:rPr>
      </w:pPr>
      <w:ins w:id="775" w:author="孙心茹 [2]" w:date="2025-10-30T08:56:00Z">
        <w:r>
          <w:rPr>
            <w:rFonts w:hint="eastAsia"/>
            <w:lang w:val="en-US" w:eastAsia="zh-CN"/>
          </w:rPr>
          <w:t>SRET_RJ1_d 指标计算</w:t>
        </w:r>
      </w:ins>
    </w:p>
    <w:p w14:paraId="1AF61410">
      <w:pPr>
        <w:numPr>
          <w:ilvl w:val="0"/>
          <w:numId w:val="0"/>
        </w:numPr>
        <w:rPr>
          <w:ins w:id="776" w:author="孙心茹 [2]" w:date="2025-10-30T08:56:00Z"/>
          <w:rFonts w:hint="eastAsia"/>
          <w:lang w:val="en-US" w:eastAsia="zh-CN"/>
        </w:rPr>
      </w:pPr>
      <w:ins w:id="777" w:author="孙心茹 [2]" w:date="2025-10-30T08:56:00Z">
        <w:r>
          <w:rPr>
            <w:rFonts w:hint="eastAsia"/>
            <w:lang w:val="en-US" w:eastAsia="zh-CN"/>
          </w:rPr>
          <w:t>该指标基于新旧词判断任务。任务要求参与者判断屏幕上呈现的词汇是否曾在之前出现，并作出“新”“旧”或“熟悉”反应。根据信号检测理论，将旧词被正确认定为“旧/熟悉”视为击中（hit），将新词误判为“旧/熟悉”为误报（false alarm）。通过公式 d′计算两者d′值 。以“自我”条件下的 d′ 减去“朋友”条件下的 d′ 值，生成 SRET_RJ1_d 指标，分别计算 moral_SRET_RJ1_d 与 ability_SRET_RJ1_d。</w:t>
        </w:r>
      </w:ins>
    </w:p>
    <w:p w14:paraId="7D1E4C29">
      <w:pPr>
        <w:numPr>
          <w:ilvl w:val="0"/>
          <w:numId w:val="0"/>
        </w:numPr>
        <w:ind w:leftChars="0"/>
        <w:rPr>
          <w:ins w:id="778" w:author="孙心茹 [2]" w:date="2025-10-30T08:56:00Z"/>
          <w:rFonts w:hint="eastAsia"/>
          <w:lang w:val="en-US" w:eastAsia="zh-CN"/>
        </w:rPr>
      </w:pPr>
      <w:ins w:id="779" w:author="孙心茹 [2]" w:date="2025-10-30T08:56:00Z">
        <w:r>
          <w:rPr>
            <w:rFonts w:hint="eastAsia"/>
            <w:lang w:val="en-US" w:eastAsia="zh-CN"/>
          </w:rPr>
          <w:t>（4）SRET_RJ2_d 指标计算</w:t>
        </w:r>
      </w:ins>
    </w:p>
    <w:p w14:paraId="405B8A56">
      <w:pPr>
        <w:numPr>
          <w:ilvl w:val="0"/>
          <w:numId w:val="0"/>
        </w:numPr>
        <w:ind w:leftChars="0"/>
        <w:rPr>
          <w:ins w:id="780" w:author="孙心茹 [2]" w:date="2025-10-30T08:56:00Z"/>
          <w:rFonts w:hint="eastAsia"/>
          <w:lang w:val="en-US" w:eastAsia="zh-CN"/>
        </w:rPr>
      </w:pPr>
      <w:ins w:id="781" w:author="孙心茹 [2]" w:date="2025-10-30T08:56:00Z">
        <w:r>
          <w:rPr>
            <w:rFonts w:hint="eastAsia"/>
            <w:lang w:val="en-US" w:eastAsia="zh-CN"/>
          </w:rPr>
          <w:t>该指标来源于来源判断任务。参与者需判断词汇来源于“自我”或“朋友”。以“自我”词汇为信号、朋友词汇为噪音，根据击中（hit）与误报（fa）计算 d′ 值。得出 SRET_RJ2_d 指标，分别为 moral_SRET_RJ2_d 与 ability_SRET_RJ2_d。</w:t>
        </w:r>
      </w:ins>
    </w:p>
    <w:p w14:paraId="451BB3ED">
      <w:pPr>
        <w:numPr>
          <w:ilvl w:val="0"/>
          <w:numId w:val="0"/>
        </w:numPr>
        <w:ind w:leftChars="0"/>
        <w:rPr>
          <w:ins w:id="782" w:author="孙心茹 [2]" w:date="2025-10-30T08:56:00Z"/>
          <w:rFonts w:hint="default"/>
          <w:highlight w:val="none"/>
          <w:lang w:val="en-US" w:eastAsia="zh-CN"/>
        </w:rPr>
      </w:pPr>
      <w:ins w:id="783" w:author="孙心茹 [2]" w:date="2025-10-30T08:56:00Z">
        <w:r>
          <w:rPr>
            <w:rFonts w:hint="eastAsia"/>
            <w:highlight w:val="none"/>
            <w:lang w:val="en-US" w:eastAsia="zh-CN"/>
          </w:rPr>
          <w:t>综上，研究共构建了八个SRET指标，覆盖加工偏好（SRET_EW）、加工速度（SRET_rt）与记忆敏感性（SRET_RJ1_d 与 SRET_RJ2_d）三个层面，分别在道德与能力两个维度上进行计算，反映个体在多个层面上的积极自我认知能力。</w:t>
        </w:r>
      </w:ins>
    </w:p>
    <w:p w14:paraId="69072BDE">
      <w:pPr>
        <w:pStyle w:val="6"/>
        <w:widowControl/>
        <w:ind w:firstLine="420" w:firstLineChars="200"/>
        <w:rPr>
          <w:rFonts w:hint="eastAsia" w:cstheme="minorBidi"/>
          <w:kern w:val="2"/>
          <w:sz w:val="21"/>
        </w:rPr>
      </w:pPr>
    </w:p>
    <w:p w14:paraId="4B6F02E4">
      <w:pPr>
        <w:pStyle w:val="6"/>
        <w:widowControl/>
        <w:ind w:firstLine="420" w:firstLineChars="200"/>
        <w:rPr>
          <w:rFonts w:cstheme="minorBidi"/>
          <w:kern w:val="2"/>
          <w:sz w:val="21"/>
        </w:rPr>
      </w:pPr>
      <w:r>
        <w:rPr>
          <w:rFonts w:hint="eastAsia" w:cstheme="minorBidi"/>
          <w:kern w:val="2"/>
          <w:sz w:val="21"/>
        </w:rPr>
        <w:t>表1 行为任务指标计算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4"/>
        <w:gridCol w:w="1461"/>
        <w:gridCol w:w="1840"/>
        <w:gridCol w:w="1617"/>
        <w:gridCol w:w="1630"/>
      </w:tblGrid>
      <w:tr w14:paraId="27E60853">
        <w:tc>
          <w:tcPr>
            <w:tcW w:w="1974" w:type="dxa"/>
            <w:vAlign w:val="center"/>
          </w:tcPr>
          <w:p w14:paraId="1403FF46">
            <w:pPr>
              <w:pStyle w:val="6"/>
              <w:widowControl/>
              <w:jc w:val="center"/>
              <w:rPr>
                <w:rFonts w:ascii="宋体" w:hAnsi="宋体" w:eastAsia="宋体" w:cs="宋体"/>
                <w:sz w:val="21"/>
                <w:szCs w:val="21"/>
              </w:rPr>
            </w:pPr>
            <w:r>
              <w:rPr>
                <w:rFonts w:hint="eastAsia" w:ascii="宋体" w:hAnsi="宋体" w:eastAsia="宋体" w:cs="宋体"/>
                <w:b/>
                <w:bCs/>
                <w:sz w:val="21"/>
                <w:szCs w:val="21"/>
              </w:rPr>
              <w:t>指标名称</w:t>
            </w:r>
          </w:p>
        </w:tc>
        <w:tc>
          <w:tcPr>
            <w:tcW w:w="1461" w:type="dxa"/>
            <w:vAlign w:val="center"/>
          </w:tcPr>
          <w:p w14:paraId="7864CE0F">
            <w:pPr>
              <w:pStyle w:val="6"/>
              <w:widowControl/>
              <w:jc w:val="center"/>
              <w:rPr>
                <w:rFonts w:ascii="宋体" w:hAnsi="宋体" w:eastAsia="宋体" w:cs="宋体"/>
                <w:sz w:val="21"/>
                <w:szCs w:val="21"/>
              </w:rPr>
            </w:pPr>
            <w:r>
              <w:rPr>
                <w:rFonts w:hint="eastAsia" w:ascii="宋体" w:hAnsi="宋体" w:eastAsia="宋体" w:cs="宋体"/>
                <w:b/>
                <w:bCs/>
                <w:sz w:val="21"/>
                <w:szCs w:val="21"/>
              </w:rPr>
              <w:t>来源任务</w:t>
            </w:r>
          </w:p>
        </w:tc>
        <w:tc>
          <w:tcPr>
            <w:tcW w:w="1840" w:type="dxa"/>
            <w:vAlign w:val="center"/>
          </w:tcPr>
          <w:p w14:paraId="4E42070A">
            <w:pPr>
              <w:pStyle w:val="6"/>
              <w:widowControl/>
              <w:jc w:val="center"/>
              <w:rPr>
                <w:rFonts w:ascii="宋体" w:hAnsi="宋体" w:eastAsia="宋体" w:cs="宋体"/>
                <w:sz w:val="21"/>
                <w:szCs w:val="21"/>
              </w:rPr>
            </w:pPr>
            <w:r>
              <w:rPr>
                <w:rFonts w:hint="eastAsia" w:ascii="宋体" w:hAnsi="宋体" w:eastAsia="宋体" w:cs="宋体"/>
                <w:b/>
                <w:bCs/>
                <w:sz w:val="21"/>
                <w:szCs w:val="21"/>
              </w:rPr>
              <w:t>计算方式</w:t>
            </w:r>
          </w:p>
        </w:tc>
        <w:tc>
          <w:tcPr>
            <w:tcW w:w="1617" w:type="dxa"/>
            <w:vAlign w:val="center"/>
          </w:tcPr>
          <w:p w14:paraId="5614F28F">
            <w:pPr>
              <w:pStyle w:val="6"/>
              <w:widowControl/>
              <w:jc w:val="center"/>
              <w:rPr>
                <w:rFonts w:ascii="宋体" w:hAnsi="宋体" w:eastAsia="宋体" w:cs="宋体"/>
                <w:sz w:val="21"/>
                <w:szCs w:val="21"/>
              </w:rPr>
            </w:pPr>
            <w:r>
              <w:rPr>
                <w:rFonts w:hint="eastAsia" w:ascii="宋体" w:hAnsi="宋体" w:eastAsia="宋体" w:cs="宋体"/>
                <w:b/>
                <w:bCs/>
                <w:sz w:val="21"/>
                <w:szCs w:val="21"/>
              </w:rPr>
              <w:t>心理学含义</w:t>
            </w:r>
          </w:p>
        </w:tc>
        <w:tc>
          <w:tcPr>
            <w:tcW w:w="1630" w:type="dxa"/>
            <w:vAlign w:val="center"/>
          </w:tcPr>
          <w:p w14:paraId="7CAA2F50">
            <w:pPr>
              <w:pStyle w:val="6"/>
              <w:widowControl/>
              <w:jc w:val="center"/>
              <w:rPr>
                <w:rFonts w:ascii="宋体" w:hAnsi="宋体" w:eastAsia="宋体" w:cs="宋体"/>
                <w:sz w:val="21"/>
                <w:szCs w:val="21"/>
              </w:rPr>
            </w:pPr>
            <w:r>
              <w:rPr>
                <w:rFonts w:hint="eastAsia" w:ascii="宋体" w:hAnsi="宋体" w:eastAsia="宋体" w:cs="宋体"/>
                <w:b/>
                <w:bCs/>
                <w:sz w:val="21"/>
                <w:szCs w:val="21"/>
              </w:rPr>
              <w:t>领域区分</w:t>
            </w:r>
          </w:p>
        </w:tc>
      </w:tr>
      <w:tr w14:paraId="73A4A86C">
        <w:tc>
          <w:tcPr>
            <w:tcW w:w="1974" w:type="dxa"/>
            <w:vAlign w:val="center"/>
          </w:tcPr>
          <w:p w14:paraId="3EDA2029">
            <w:pPr>
              <w:pStyle w:val="6"/>
              <w:widowControl/>
              <w:jc w:val="center"/>
              <w:rPr>
                <w:rFonts w:ascii="宋体" w:hAnsi="宋体" w:eastAsia="宋体" w:cs="宋体"/>
                <w:sz w:val="21"/>
                <w:szCs w:val="21"/>
              </w:rPr>
            </w:pPr>
            <w:r>
              <w:rPr>
                <w:rFonts w:hint="eastAsia" w:ascii="宋体" w:hAnsi="宋体" w:eastAsia="宋体" w:cs="宋体"/>
                <w:sz w:val="21"/>
                <w:szCs w:val="21"/>
              </w:rPr>
              <w:t>moral_IAT</w:t>
            </w:r>
          </w:p>
        </w:tc>
        <w:tc>
          <w:tcPr>
            <w:tcW w:w="1461" w:type="dxa"/>
            <w:vAlign w:val="center"/>
          </w:tcPr>
          <w:p w14:paraId="51108DB9">
            <w:pPr>
              <w:pStyle w:val="6"/>
              <w:widowControl/>
              <w:jc w:val="center"/>
              <w:rPr>
                <w:rFonts w:ascii="宋体" w:hAnsi="宋体" w:eastAsia="宋体" w:cs="宋体"/>
                <w:sz w:val="21"/>
                <w:szCs w:val="21"/>
              </w:rPr>
            </w:pPr>
            <w:r>
              <w:rPr>
                <w:rFonts w:hint="eastAsia" w:ascii="宋体" w:hAnsi="宋体" w:eastAsia="宋体" w:cs="宋体"/>
                <w:sz w:val="21"/>
                <w:szCs w:val="21"/>
              </w:rPr>
              <w:t>IAT任务</w:t>
            </w:r>
          </w:p>
        </w:tc>
        <w:tc>
          <w:tcPr>
            <w:tcW w:w="1840" w:type="dxa"/>
            <w:vAlign w:val="center"/>
          </w:tcPr>
          <w:p w14:paraId="0319E154">
            <w:pPr>
              <w:pStyle w:val="6"/>
              <w:widowControl/>
              <w:jc w:val="center"/>
              <w:rPr>
                <w:rFonts w:ascii="宋体" w:hAnsi="宋体" w:eastAsia="宋体" w:cs="宋体"/>
                <w:sz w:val="21"/>
                <w:szCs w:val="21"/>
              </w:rPr>
            </w:pPr>
            <w:r>
              <w:rPr>
                <w:rFonts w:hint="eastAsia" w:ascii="宋体" w:hAnsi="宋体" w:eastAsia="宋体" w:cs="宋体"/>
                <w:sz w:val="21"/>
                <w:szCs w:val="21"/>
              </w:rPr>
              <w:t>D值（相容-不相容）反应时差/标准差</w:t>
            </w:r>
          </w:p>
        </w:tc>
        <w:tc>
          <w:tcPr>
            <w:tcW w:w="1617" w:type="dxa"/>
            <w:vAlign w:val="center"/>
          </w:tcPr>
          <w:p w14:paraId="12E6154E">
            <w:pPr>
              <w:pStyle w:val="6"/>
              <w:widowControl/>
              <w:jc w:val="center"/>
              <w:rPr>
                <w:rFonts w:ascii="宋体" w:hAnsi="宋体" w:eastAsia="宋体" w:cs="宋体"/>
                <w:sz w:val="21"/>
                <w:szCs w:val="21"/>
              </w:rPr>
            </w:pPr>
            <w:r>
              <w:rPr>
                <w:rFonts w:hint="eastAsia" w:ascii="宋体" w:hAnsi="宋体" w:eastAsia="宋体" w:cs="宋体"/>
                <w:sz w:val="21"/>
                <w:szCs w:val="21"/>
              </w:rPr>
              <w:t>道德领域中积极自我联结的内隐强度</w:t>
            </w:r>
          </w:p>
        </w:tc>
        <w:tc>
          <w:tcPr>
            <w:tcW w:w="1630" w:type="dxa"/>
            <w:vAlign w:val="center"/>
          </w:tcPr>
          <w:p w14:paraId="1FCC1740">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5E1B686F">
        <w:tc>
          <w:tcPr>
            <w:tcW w:w="1974" w:type="dxa"/>
            <w:vAlign w:val="center"/>
          </w:tcPr>
          <w:p w14:paraId="0EDE1D97">
            <w:pPr>
              <w:pStyle w:val="6"/>
              <w:widowControl/>
              <w:jc w:val="center"/>
              <w:rPr>
                <w:rFonts w:ascii="宋体" w:hAnsi="宋体" w:eastAsia="宋体" w:cs="宋体"/>
                <w:sz w:val="21"/>
                <w:szCs w:val="21"/>
              </w:rPr>
            </w:pPr>
            <w:r>
              <w:rPr>
                <w:rFonts w:hint="eastAsia" w:ascii="宋体" w:hAnsi="宋体" w:eastAsia="宋体" w:cs="宋体"/>
                <w:sz w:val="21"/>
                <w:szCs w:val="21"/>
              </w:rPr>
              <w:t>ability_IAT</w:t>
            </w:r>
          </w:p>
        </w:tc>
        <w:tc>
          <w:tcPr>
            <w:tcW w:w="1461" w:type="dxa"/>
            <w:vAlign w:val="center"/>
          </w:tcPr>
          <w:p w14:paraId="7A21E1F9">
            <w:pPr>
              <w:pStyle w:val="6"/>
              <w:widowControl/>
              <w:jc w:val="center"/>
              <w:rPr>
                <w:rFonts w:ascii="宋体" w:hAnsi="宋体" w:eastAsia="宋体" w:cs="宋体"/>
                <w:sz w:val="21"/>
                <w:szCs w:val="21"/>
              </w:rPr>
            </w:pPr>
            <w:r>
              <w:rPr>
                <w:rFonts w:hint="eastAsia" w:ascii="宋体" w:hAnsi="宋体" w:eastAsia="宋体" w:cs="宋体"/>
                <w:sz w:val="21"/>
                <w:szCs w:val="21"/>
              </w:rPr>
              <w:t>IAT任务</w:t>
            </w:r>
          </w:p>
        </w:tc>
        <w:tc>
          <w:tcPr>
            <w:tcW w:w="1840" w:type="dxa"/>
            <w:vAlign w:val="center"/>
          </w:tcPr>
          <w:p w14:paraId="00E70F89">
            <w:pPr>
              <w:pStyle w:val="6"/>
              <w:widowControl/>
              <w:jc w:val="center"/>
              <w:rPr>
                <w:rFonts w:ascii="宋体" w:hAnsi="宋体" w:eastAsia="宋体" w:cs="宋体"/>
                <w:sz w:val="21"/>
                <w:szCs w:val="21"/>
              </w:rPr>
            </w:pPr>
            <w:r>
              <w:rPr>
                <w:rFonts w:hint="eastAsia" w:ascii="宋体" w:hAnsi="宋体" w:eastAsia="宋体" w:cs="宋体"/>
                <w:sz w:val="21"/>
                <w:szCs w:val="21"/>
              </w:rPr>
              <w:t>D值（相容-不相容）反应时差/标准差</w:t>
            </w:r>
          </w:p>
        </w:tc>
        <w:tc>
          <w:tcPr>
            <w:tcW w:w="1617" w:type="dxa"/>
            <w:vAlign w:val="center"/>
          </w:tcPr>
          <w:p w14:paraId="3B4BBAD5">
            <w:pPr>
              <w:pStyle w:val="6"/>
              <w:widowControl/>
              <w:jc w:val="center"/>
              <w:rPr>
                <w:rFonts w:ascii="宋体" w:hAnsi="宋体" w:eastAsia="宋体" w:cs="宋体"/>
                <w:sz w:val="21"/>
                <w:szCs w:val="21"/>
              </w:rPr>
            </w:pPr>
            <w:r>
              <w:rPr>
                <w:rFonts w:hint="eastAsia" w:ascii="宋体" w:hAnsi="宋体" w:eastAsia="宋体" w:cs="宋体"/>
                <w:sz w:val="21"/>
                <w:szCs w:val="21"/>
              </w:rPr>
              <w:t>能力领域中积极自我联结的内隐强度</w:t>
            </w:r>
          </w:p>
        </w:tc>
        <w:tc>
          <w:tcPr>
            <w:tcW w:w="1630" w:type="dxa"/>
            <w:vAlign w:val="center"/>
          </w:tcPr>
          <w:p w14:paraId="634B62D5">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54ED27B6">
        <w:tc>
          <w:tcPr>
            <w:tcW w:w="1974" w:type="dxa"/>
            <w:vAlign w:val="center"/>
          </w:tcPr>
          <w:p w14:paraId="5C82491B">
            <w:pPr>
              <w:pStyle w:val="6"/>
              <w:widowControl/>
              <w:jc w:val="center"/>
              <w:rPr>
                <w:rFonts w:ascii="宋体" w:hAnsi="宋体" w:eastAsia="宋体" w:cs="宋体"/>
                <w:sz w:val="21"/>
                <w:szCs w:val="21"/>
              </w:rPr>
            </w:pPr>
            <w:r>
              <w:rPr>
                <w:rFonts w:hint="eastAsia" w:ascii="宋体" w:hAnsi="宋体" w:eastAsia="宋体" w:cs="宋体"/>
                <w:sz w:val="21"/>
                <w:szCs w:val="21"/>
              </w:rPr>
              <w:t>moral_ALT_rt</w:t>
            </w:r>
          </w:p>
        </w:tc>
        <w:tc>
          <w:tcPr>
            <w:tcW w:w="1461" w:type="dxa"/>
            <w:vAlign w:val="center"/>
          </w:tcPr>
          <w:p w14:paraId="0D3B8866">
            <w:pPr>
              <w:pStyle w:val="6"/>
              <w:widowControl/>
              <w:jc w:val="center"/>
              <w:rPr>
                <w:rFonts w:ascii="宋体" w:hAnsi="宋体" w:eastAsia="宋体" w:cs="宋体"/>
                <w:sz w:val="21"/>
                <w:szCs w:val="21"/>
              </w:rPr>
            </w:pPr>
            <w:r>
              <w:rPr>
                <w:rFonts w:hint="eastAsia" w:ascii="宋体" w:hAnsi="宋体" w:eastAsia="宋体" w:cs="宋体"/>
                <w:sz w:val="21"/>
                <w:szCs w:val="21"/>
              </w:rPr>
              <w:t>ALT任务</w:t>
            </w:r>
          </w:p>
        </w:tc>
        <w:tc>
          <w:tcPr>
            <w:tcW w:w="1840" w:type="dxa"/>
            <w:vAlign w:val="center"/>
          </w:tcPr>
          <w:p w14:paraId="3FEC60A2">
            <w:pPr>
              <w:pStyle w:val="6"/>
              <w:widowControl/>
              <w:jc w:val="center"/>
              <w:rPr>
                <w:rFonts w:ascii="宋体" w:hAnsi="宋体" w:eastAsia="宋体" w:cs="宋体"/>
                <w:sz w:val="21"/>
                <w:szCs w:val="21"/>
              </w:rPr>
            </w:pPr>
            <w:r>
              <w:rPr>
                <w:rFonts w:hint="eastAsia" w:ascii="宋体" w:hAnsi="宋体" w:eastAsia="宋体" w:cs="宋体"/>
                <w:sz w:val="21"/>
                <w:szCs w:val="21"/>
              </w:rPr>
              <w:t>friend - self 平均反应时差</w:t>
            </w:r>
          </w:p>
        </w:tc>
        <w:tc>
          <w:tcPr>
            <w:tcW w:w="1617" w:type="dxa"/>
            <w:vAlign w:val="center"/>
          </w:tcPr>
          <w:p w14:paraId="6A440DCD">
            <w:pPr>
              <w:pStyle w:val="6"/>
              <w:widowControl/>
              <w:jc w:val="center"/>
              <w:rPr>
                <w:rFonts w:ascii="宋体" w:hAnsi="宋体" w:eastAsia="宋体" w:cs="宋体"/>
                <w:sz w:val="21"/>
                <w:szCs w:val="21"/>
              </w:rPr>
            </w:pPr>
            <w:r>
              <w:rPr>
                <w:rFonts w:hint="eastAsia" w:ascii="宋体" w:hAnsi="宋体" w:eastAsia="宋体" w:cs="宋体"/>
                <w:sz w:val="21"/>
                <w:szCs w:val="21"/>
              </w:rPr>
              <w:t>对“自我-积极”匹配加工速度更快</w:t>
            </w:r>
          </w:p>
        </w:tc>
        <w:tc>
          <w:tcPr>
            <w:tcW w:w="1630" w:type="dxa"/>
            <w:vAlign w:val="center"/>
          </w:tcPr>
          <w:p w14:paraId="4FD26157">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776EA25C">
        <w:tc>
          <w:tcPr>
            <w:tcW w:w="1974" w:type="dxa"/>
            <w:vAlign w:val="center"/>
          </w:tcPr>
          <w:p w14:paraId="29195A8B">
            <w:pPr>
              <w:pStyle w:val="6"/>
              <w:widowControl/>
              <w:jc w:val="center"/>
              <w:rPr>
                <w:rFonts w:ascii="宋体" w:hAnsi="宋体" w:eastAsia="宋体" w:cs="宋体"/>
                <w:sz w:val="21"/>
                <w:szCs w:val="21"/>
              </w:rPr>
            </w:pPr>
            <w:r>
              <w:rPr>
                <w:rFonts w:hint="eastAsia" w:ascii="宋体" w:hAnsi="宋体" w:eastAsia="宋体" w:cs="宋体"/>
                <w:sz w:val="21"/>
                <w:szCs w:val="21"/>
              </w:rPr>
              <w:t>ability_ALT_rt</w:t>
            </w:r>
          </w:p>
        </w:tc>
        <w:tc>
          <w:tcPr>
            <w:tcW w:w="1461" w:type="dxa"/>
            <w:vAlign w:val="center"/>
          </w:tcPr>
          <w:p w14:paraId="4CB34FC7">
            <w:pPr>
              <w:pStyle w:val="6"/>
              <w:widowControl/>
              <w:jc w:val="center"/>
              <w:rPr>
                <w:rFonts w:ascii="宋体" w:hAnsi="宋体" w:eastAsia="宋体" w:cs="宋体"/>
                <w:sz w:val="21"/>
                <w:szCs w:val="21"/>
              </w:rPr>
            </w:pPr>
            <w:r>
              <w:rPr>
                <w:rFonts w:hint="eastAsia" w:ascii="宋体" w:hAnsi="宋体" w:eastAsia="宋体" w:cs="宋体"/>
                <w:sz w:val="21"/>
                <w:szCs w:val="21"/>
              </w:rPr>
              <w:t>ALT任务</w:t>
            </w:r>
          </w:p>
        </w:tc>
        <w:tc>
          <w:tcPr>
            <w:tcW w:w="1840" w:type="dxa"/>
            <w:vAlign w:val="center"/>
          </w:tcPr>
          <w:p w14:paraId="1608517F">
            <w:pPr>
              <w:pStyle w:val="6"/>
              <w:widowControl/>
              <w:jc w:val="center"/>
              <w:rPr>
                <w:rFonts w:ascii="宋体" w:hAnsi="宋体" w:eastAsia="宋体" w:cs="宋体"/>
                <w:sz w:val="21"/>
                <w:szCs w:val="21"/>
              </w:rPr>
            </w:pPr>
            <w:r>
              <w:rPr>
                <w:rFonts w:hint="eastAsia" w:ascii="宋体" w:hAnsi="宋体" w:eastAsia="宋体" w:cs="宋体"/>
                <w:sz w:val="21"/>
                <w:szCs w:val="21"/>
              </w:rPr>
              <w:t>friend - self 平均反应时差</w:t>
            </w:r>
          </w:p>
        </w:tc>
        <w:tc>
          <w:tcPr>
            <w:tcW w:w="1617" w:type="dxa"/>
            <w:vAlign w:val="center"/>
          </w:tcPr>
          <w:p w14:paraId="582B448F">
            <w:pPr>
              <w:pStyle w:val="6"/>
              <w:widowControl/>
              <w:jc w:val="center"/>
              <w:rPr>
                <w:rFonts w:ascii="宋体" w:hAnsi="宋体" w:eastAsia="宋体" w:cs="宋体"/>
                <w:sz w:val="21"/>
                <w:szCs w:val="21"/>
              </w:rPr>
            </w:pPr>
            <w:r>
              <w:rPr>
                <w:rFonts w:hint="eastAsia" w:ascii="宋体" w:hAnsi="宋体" w:eastAsia="宋体" w:cs="宋体"/>
                <w:sz w:val="21"/>
                <w:szCs w:val="21"/>
              </w:rPr>
              <w:t>对“自我-积极”匹配加工速度更快</w:t>
            </w:r>
          </w:p>
        </w:tc>
        <w:tc>
          <w:tcPr>
            <w:tcW w:w="1630" w:type="dxa"/>
            <w:vAlign w:val="center"/>
          </w:tcPr>
          <w:p w14:paraId="0EF21079">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7304711E">
        <w:tc>
          <w:tcPr>
            <w:tcW w:w="1974" w:type="dxa"/>
            <w:vAlign w:val="center"/>
          </w:tcPr>
          <w:p w14:paraId="6A578A4C">
            <w:pPr>
              <w:pStyle w:val="6"/>
              <w:widowControl/>
              <w:jc w:val="center"/>
              <w:rPr>
                <w:rFonts w:ascii="宋体" w:hAnsi="宋体" w:eastAsia="宋体" w:cs="宋体"/>
                <w:sz w:val="21"/>
                <w:szCs w:val="21"/>
              </w:rPr>
            </w:pPr>
            <w:r>
              <w:rPr>
                <w:rFonts w:hint="eastAsia" w:ascii="宋体" w:hAnsi="宋体" w:eastAsia="宋体" w:cs="宋体"/>
                <w:sz w:val="21"/>
                <w:szCs w:val="21"/>
              </w:rPr>
              <w:t>moral_ALT_d</w:t>
            </w:r>
          </w:p>
        </w:tc>
        <w:tc>
          <w:tcPr>
            <w:tcW w:w="1461" w:type="dxa"/>
            <w:vAlign w:val="center"/>
          </w:tcPr>
          <w:p w14:paraId="3B616E96">
            <w:pPr>
              <w:pStyle w:val="6"/>
              <w:widowControl/>
              <w:jc w:val="center"/>
              <w:rPr>
                <w:rFonts w:ascii="宋体" w:hAnsi="宋体" w:eastAsia="宋体" w:cs="宋体"/>
                <w:sz w:val="21"/>
                <w:szCs w:val="21"/>
              </w:rPr>
            </w:pPr>
            <w:r>
              <w:rPr>
                <w:rFonts w:hint="eastAsia" w:ascii="宋体" w:hAnsi="宋体" w:eastAsia="宋体" w:cs="宋体"/>
                <w:sz w:val="21"/>
                <w:szCs w:val="21"/>
              </w:rPr>
              <w:t>ALT任务</w:t>
            </w:r>
          </w:p>
        </w:tc>
        <w:tc>
          <w:tcPr>
            <w:tcW w:w="1840" w:type="dxa"/>
            <w:vAlign w:val="center"/>
          </w:tcPr>
          <w:p w14:paraId="23DC3654">
            <w:pPr>
              <w:pStyle w:val="6"/>
              <w:widowControl/>
              <w:jc w:val="center"/>
              <w:rPr>
                <w:rFonts w:ascii="宋体" w:hAnsi="宋体" w:eastAsia="宋体" w:cs="宋体"/>
                <w:sz w:val="21"/>
                <w:szCs w:val="21"/>
              </w:rPr>
            </w:pPr>
            <w:r>
              <w:rPr>
                <w:rFonts w:hint="eastAsia" w:ascii="宋体" w:hAnsi="宋体" w:eastAsia="宋体" w:cs="宋体"/>
                <w:sz w:val="21"/>
                <w:szCs w:val="21"/>
              </w:rPr>
              <w:t>d prime = Z(hit) - Z(FA)，self - friend 差值</w:t>
            </w:r>
          </w:p>
        </w:tc>
        <w:tc>
          <w:tcPr>
            <w:tcW w:w="1617" w:type="dxa"/>
            <w:vAlign w:val="center"/>
          </w:tcPr>
          <w:p w14:paraId="521CF314">
            <w:pPr>
              <w:pStyle w:val="6"/>
              <w:widowControl/>
              <w:jc w:val="center"/>
              <w:rPr>
                <w:rFonts w:ascii="宋体" w:hAnsi="宋体" w:eastAsia="宋体" w:cs="宋体"/>
                <w:sz w:val="21"/>
                <w:szCs w:val="21"/>
              </w:rPr>
            </w:pPr>
            <w:r>
              <w:rPr>
                <w:rFonts w:hint="eastAsia" w:ascii="宋体" w:hAnsi="宋体" w:eastAsia="宋体" w:cs="宋体"/>
                <w:sz w:val="21"/>
                <w:szCs w:val="21"/>
              </w:rPr>
              <w:t>对“自我-积极”匹配的敏感性</w:t>
            </w:r>
          </w:p>
        </w:tc>
        <w:tc>
          <w:tcPr>
            <w:tcW w:w="1630" w:type="dxa"/>
            <w:vAlign w:val="center"/>
          </w:tcPr>
          <w:p w14:paraId="3BA639CE">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74F9D53E">
        <w:tc>
          <w:tcPr>
            <w:tcW w:w="1974" w:type="dxa"/>
            <w:vAlign w:val="center"/>
          </w:tcPr>
          <w:p w14:paraId="0C749193">
            <w:pPr>
              <w:pStyle w:val="6"/>
              <w:widowControl/>
              <w:jc w:val="center"/>
              <w:rPr>
                <w:rFonts w:ascii="宋体" w:hAnsi="宋体" w:eastAsia="宋体" w:cs="宋体"/>
                <w:sz w:val="21"/>
                <w:szCs w:val="21"/>
              </w:rPr>
            </w:pPr>
            <w:r>
              <w:rPr>
                <w:rFonts w:hint="eastAsia" w:ascii="宋体" w:hAnsi="宋体" w:eastAsia="宋体" w:cs="宋体"/>
                <w:sz w:val="21"/>
                <w:szCs w:val="21"/>
              </w:rPr>
              <w:t>ability_ALT_d</w:t>
            </w:r>
          </w:p>
        </w:tc>
        <w:tc>
          <w:tcPr>
            <w:tcW w:w="1461" w:type="dxa"/>
            <w:vAlign w:val="center"/>
          </w:tcPr>
          <w:p w14:paraId="6F0169AC">
            <w:pPr>
              <w:pStyle w:val="6"/>
              <w:widowControl/>
              <w:jc w:val="center"/>
              <w:rPr>
                <w:rFonts w:ascii="宋体" w:hAnsi="宋体" w:eastAsia="宋体" w:cs="宋体"/>
                <w:sz w:val="21"/>
                <w:szCs w:val="21"/>
              </w:rPr>
            </w:pPr>
            <w:r>
              <w:rPr>
                <w:rFonts w:hint="eastAsia" w:ascii="宋体" w:hAnsi="宋体" w:eastAsia="宋体" w:cs="宋体"/>
                <w:sz w:val="21"/>
                <w:szCs w:val="21"/>
              </w:rPr>
              <w:t>ALT任务</w:t>
            </w:r>
          </w:p>
        </w:tc>
        <w:tc>
          <w:tcPr>
            <w:tcW w:w="1840" w:type="dxa"/>
            <w:vAlign w:val="center"/>
          </w:tcPr>
          <w:p w14:paraId="243FF14F">
            <w:pPr>
              <w:pStyle w:val="6"/>
              <w:widowControl/>
              <w:jc w:val="center"/>
              <w:rPr>
                <w:rFonts w:ascii="宋体" w:hAnsi="宋体" w:eastAsia="宋体" w:cs="宋体"/>
                <w:sz w:val="21"/>
                <w:szCs w:val="21"/>
              </w:rPr>
            </w:pPr>
            <w:r>
              <w:rPr>
                <w:rFonts w:hint="eastAsia" w:ascii="宋体" w:hAnsi="宋体" w:eastAsia="宋体" w:cs="宋体"/>
                <w:sz w:val="21"/>
                <w:szCs w:val="21"/>
              </w:rPr>
              <w:t>d prime = Z(hit) - Z(FA)，self - friend 差值</w:t>
            </w:r>
          </w:p>
        </w:tc>
        <w:tc>
          <w:tcPr>
            <w:tcW w:w="1617" w:type="dxa"/>
            <w:vAlign w:val="center"/>
          </w:tcPr>
          <w:p w14:paraId="441926E9">
            <w:pPr>
              <w:pStyle w:val="6"/>
              <w:widowControl/>
              <w:jc w:val="center"/>
              <w:rPr>
                <w:rFonts w:ascii="宋体" w:hAnsi="宋体" w:eastAsia="宋体" w:cs="宋体"/>
                <w:sz w:val="21"/>
                <w:szCs w:val="21"/>
              </w:rPr>
            </w:pPr>
            <w:r>
              <w:rPr>
                <w:rFonts w:hint="eastAsia" w:ascii="宋体" w:hAnsi="宋体" w:eastAsia="宋体" w:cs="宋体"/>
                <w:sz w:val="21"/>
                <w:szCs w:val="21"/>
              </w:rPr>
              <w:t>对“自我-积极”匹配的敏感性</w:t>
            </w:r>
          </w:p>
        </w:tc>
        <w:tc>
          <w:tcPr>
            <w:tcW w:w="1630" w:type="dxa"/>
            <w:vAlign w:val="center"/>
          </w:tcPr>
          <w:p w14:paraId="13F68FDD">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6B39D144">
        <w:tc>
          <w:tcPr>
            <w:tcW w:w="1974" w:type="dxa"/>
            <w:vAlign w:val="center"/>
          </w:tcPr>
          <w:p w14:paraId="2F76A210">
            <w:pPr>
              <w:pStyle w:val="6"/>
              <w:widowControl/>
              <w:jc w:val="center"/>
              <w:rPr>
                <w:rFonts w:ascii="宋体" w:hAnsi="宋体" w:eastAsia="宋体" w:cs="宋体"/>
                <w:sz w:val="21"/>
                <w:szCs w:val="21"/>
              </w:rPr>
            </w:pPr>
            <w:r>
              <w:rPr>
                <w:rFonts w:hint="eastAsia" w:ascii="宋体" w:hAnsi="宋体" w:eastAsia="宋体" w:cs="宋体"/>
                <w:sz w:val="21"/>
                <w:szCs w:val="21"/>
              </w:rPr>
              <w:t>moral_SRET_EW</w:t>
            </w:r>
          </w:p>
        </w:tc>
        <w:tc>
          <w:tcPr>
            <w:tcW w:w="1461" w:type="dxa"/>
            <w:vAlign w:val="center"/>
          </w:tcPr>
          <w:p w14:paraId="753400EC">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任务</w:t>
            </w:r>
          </w:p>
        </w:tc>
        <w:tc>
          <w:tcPr>
            <w:tcW w:w="1840" w:type="dxa"/>
            <w:vAlign w:val="center"/>
          </w:tcPr>
          <w:p w14:paraId="67145804">
            <w:pPr>
              <w:pStyle w:val="6"/>
              <w:widowControl/>
              <w:jc w:val="center"/>
              <w:rPr>
                <w:rFonts w:ascii="宋体" w:hAnsi="宋体" w:eastAsia="宋体" w:cs="宋体"/>
                <w:sz w:val="21"/>
                <w:szCs w:val="21"/>
              </w:rPr>
            </w:pPr>
            <w:r>
              <w:rPr>
                <w:rFonts w:hint="eastAsia" w:ascii="宋体" w:hAnsi="宋体" w:eastAsia="宋体" w:cs="宋体"/>
                <w:sz w:val="21"/>
                <w:szCs w:val="21"/>
              </w:rPr>
              <w:t>positive_self - negative_self（yes响应数量差值）</w:t>
            </w:r>
          </w:p>
        </w:tc>
        <w:tc>
          <w:tcPr>
            <w:tcW w:w="1617" w:type="dxa"/>
            <w:vAlign w:val="center"/>
          </w:tcPr>
          <w:p w14:paraId="12817C14">
            <w:pPr>
              <w:pStyle w:val="6"/>
              <w:widowControl/>
              <w:jc w:val="center"/>
              <w:rPr>
                <w:rFonts w:ascii="宋体" w:hAnsi="宋体" w:eastAsia="宋体" w:cs="宋体"/>
                <w:sz w:val="21"/>
                <w:szCs w:val="21"/>
              </w:rPr>
            </w:pPr>
            <w:r>
              <w:rPr>
                <w:rFonts w:hint="eastAsia" w:ascii="宋体" w:hAnsi="宋体" w:eastAsia="宋体" w:cs="宋体"/>
                <w:sz w:val="21"/>
                <w:szCs w:val="21"/>
              </w:rPr>
              <w:t>积极词更倾向归于自我</w:t>
            </w:r>
          </w:p>
        </w:tc>
        <w:tc>
          <w:tcPr>
            <w:tcW w:w="1630" w:type="dxa"/>
            <w:vAlign w:val="center"/>
          </w:tcPr>
          <w:p w14:paraId="0C81D0F4">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7752994E">
        <w:tc>
          <w:tcPr>
            <w:tcW w:w="1974" w:type="dxa"/>
            <w:vAlign w:val="center"/>
          </w:tcPr>
          <w:p w14:paraId="241E197D">
            <w:pPr>
              <w:pStyle w:val="6"/>
              <w:widowControl/>
              <w:jc w:val="center"/>
              <w:rPr>
                <w:rFonts w:ascii="宋体" w:hAnsi="宋体" w:eastAsia="宋体" w:cs="宋体"/>
                <w:sz w:val="21"/>
                <w:szCs w:val="21"/>
              </w:rPr>
            </w:pPr>
            <w:r>
              <w:rPr>
                <w:rFonts w:hint="eastAsia" w:ascii="宋体" w:hAnsi="宋体" w:eastAsia="宋体" w:cs="宋体"/>
                <w:sz w:val="21"/>
                <w:szCs w:val="21"/>
              </w:rPr>
              <w:t>ability_SRET_EW</w:t>
            </w:r>
          </w:p>
        </w:tc>
        <w:tc>
          <w:tcPr>
            <w:tcW w:w="1461" w:type="dxa"/>
            <w:vAlign w:val="center"/>
          </w:tcPr>
          <w:p w14:paraId="31C48696">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任务</w:t>
            </w:r>
          </w:p>
        </w:tc>
        <w:tc>
          <w:tcPr>
            <w:tcW w:w="1840" w:type="dxa"/>
            <w:vAlign w:val="center"/>
          </w:tcPr>
          <w:p w14:paraId="5B6BE87B">
            <w:pPr>
              <w:pStyle w:val="6"/>
              <w:widowControl/>
              <w:jc w:val="center"/>
              <w:rPr>
                <w:rFonts w:ascii="宋体" w:hAnsi="宋体" w:eastAsia="宋体" w:cs="宋体"/>
                <w:sz w:val="21"/>
                <w:szCs w:val="21"/>
              </w:rPr>
            </w:pPr>
            <w:r>
              <w:rPr>
                <w:rFonts w:hint="eastAsia" w:ascii="宋体" w:hAnsi="宋体" w:eastAsia="宋体" w:cs="宋体"/>
                <w:sz w:val="21"/>
                <w:szCs w:val="21"/>
              </w:rPr>
              <w:t>positive_self - negative_self（yes响应数量差值）</w:t>
            </w:r>
          </w:p>
        </w:tc>
        <w:tc>
          <w:tcPr>
            <w:tcW w:w="1617" w:type="dxa"/>
            <w:vAlign w:val="center"/>
          </w:tcPr>
          <w:p w14:paraId="55C2952B">
            <w:pPr>
              <w:pStyle w:val="6"/>
              <w:widowControl/>
              <w:jc w:val="center"/>
              <w:rPr>
                <w:rFonts w:ascii="宋体" w:hAnsi="宋体" w:eastAsia="宋体" w:cs="宋体"/>
                <w:sz w:val="21"/>
                <w:szCs w:val="21"/>
              </w:rPr>
            </w:pPr>
            <w:r>
              <w:rPr>
                <w:rFonts w:hint="eastAsia" w:ascii="宋体" w:hAnsi="宋体" w:eastAsia="宋体" w:cs="宋体"/>
                <w:sz w:val="21"/>
                <w:szCs w:val="21"/>
              </w:rPr>
              <w:t>积极词更倾向归于自我</w:t>
            </w:r>
          </w:p>
        </w:tc>
        <w:tc>
          <w:tcPr>
            <w:tcW w:w="1630" w:type="dxa"/>
            <w:vAlign w:val="center"/>
          </w:tcPr>
          <w:p w14:paraId="24E16E56">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66714008">
        <w:tc>
          <w:tcPr>
            <w:tcW w:w="1974" w:type="dxa"/>
            <w:vAlign w:val="center"/>
          </w:tcPr>
          <w:p w14:paraId="36D02ACA">
            <w:pPr>
              <w:pStyle w:val="6"/>
              <w:widowControl/>
              <w:jc w:val="center"/>
              <w:rPr>
                <w:rFonts w:ascii="宋体" w:hAnsi="宋体" w:eastAsia="宋体" w:cs="宋体"/>
                <w:sz w:val="21"/>
                <w:szCs w:val="21"/>
              </w:rPr>
            </w:pPr>
            <w:r>
              <w:rPr>
                <w:rFonts w:hint="eastAsia" w:ascii="宋体" w:hAnsi="宋体" w:eastAsia="宋体" w:cs="宋体"/>
                <w:sz w:val="21"/>
                <w:szCs w:val="21"/>
              </w:rPr>
              <w:t>moral_SRET_rt</w:t>
            </w:r>
          </w:p>
        </w:tc>
        <w:tc>
          <w:tcPr>
            <w:tcW w:w="1461" w:type="dxa"/>
            <w:vAlign w:val="center"/>
          </w:tcPr>
          <w:p w14:paraId="6B065EF9">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任务</w:t>
            </w:r>
          </w:p>
        </w:tc>
        <w:tc>
          <w:tcPr>
            <w:tcW w:w="1840" w:type="dxa"/>
            <w:vAlign w:val="center"/>
          </w:tcPr>
          <w:p w14:paraId="6E765D42">
            <w:pPr>
              <w:pStyle w:val="6"/>
              <w:widowControl/>
              <w:jc w:val="center"/>
              <w:rPr>
                <w:rFonts w:ascii="宋体" w:hAnsi="宋体" w:eastAsia="宋体" w:cs="宋体"/>
                <w:sz w:val="21"/>
                <w:szCs w:val="21"/>
              </w:rPr>
            </w:pPr>
            <w:r>
              <w:rPr>
                <w:rFonts w:hint="eastAsia" w:ascii="宋体" w:hAnsi="宋体" w:eastAsia="宋体" w:cs="宋体"/>
                <w:sz w:val="21"/>
                <w:szCs w:val="21"/>
              </w:rPr>
              <w:t>negative_self - positive_self（反应时差值）</w:t>
            </w:r>
          </w:p>
        </w:tc>
        <w:tc>
          <w:tcPr>
            <w:tcW w:w="1617" w:type="dxa"/>
            <w:vAlign w:val="center"/>
          </w:tcPr>
          <w:p w14:paraId="4DE48EE8">
            <w:pPr>
              <w:pStyle w:val="6"/>
              <w:widowControl/>
              <w:jc w:val="center"/>
              <w:rPr>
                <w:rFonts w:ascii="宋体" w:hAnsi="宋体" w:eastAsia="宋体" w:cs="宋体"/>
                <w:sz w:val="21"/>
                <w:szCs w:val="21"/>
              </w:rPr>
            </w:pPr>
            <w:r>
              <w:rPr>
                <w:rFonts w:hint="eastAsia" w:ascii="宋体" w:hAnsi="宋体" w:eastAsia="宋体" w:cs="宋体"/>
                <w:sz w:val="21"/>
                <w:szCs w:val="21"/>
              </w:rPr>
              <w:t>反应更快地接受积极词归于自我</w:t>
            </w:r>
          </w:p>
        </w:tc>
        <w:tc>
          <w:tcPr>
            <w:tcW w:w="1630" w:type="dxa"/>
            <w:vAlign w:val="center"/>
          </w:tcPr>
          <w:p w14:paraId="544B43B4">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7C6D84F3">
        <w:tc>
          <w:tcPr>
            <w:tcW w:w="1974" w:type="dxa"/>
            <w:vAlign w:val="center"/>
          </w:tcPr>
          <w:p w14:paraId="21B26579">
            <w:pPr>
              <w:pStyle w:val="6"/>
              <w:widowControl/>
              <w:jc w:val="center"/>
              <w:rPr>
                <w:rFonts w:ascii="宋体" w:hAnsi="宋体" w:eastAsia="宋体" w:cs="宋体"/>
                <w:sz w:val="21"/>
                <w:szCs w:val="21"/>
              </w:rPr>
            </w:pPr>
            <w:r>
              <w:rPr>
                <w:rFonts w:hint="eastAsia" w:ascii="宋体" w:hAnsi="宋体" w:eastAsia="宋体" w:cs="宋体"/>
                <w:sz w:val="21"/>
                <w:szCs w:val="21"/>
              </w:rPr>
              <w:t>ability_SRET_rt</w:t>
            </w:r>
          </w:p>
        </w:tc>
        <w:tc>
          <w:tcPr>
            <w:tcW w:w="1461" w:type="dxa"/>
            <w:vAlign w:val="center"/>
          </w:tcPr>
          <w:p w14:paraId="53EBA261">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任务</w:t>
            </w:r>
          </w:p>
        </w:tc>
        <w:tc>
          <w:tcPr>
            <w:tcW w:w="1840" w:type="dxa"/>
            <w:vAlign w:val="center"/>
          </w:tcPr>
          <w:p w14:paraId="11C151C3">
            <w:pPr>
              <w:pStyle w:val="6"/>
              <w:widowControl/>
              <w:jc w:val="center"/>
              <w:rPr>
                <w:rFonts w:ascii="宋体" w:hAnsi="宋体" w:eastAsia="宋体" w:cs="宋体"/>
                <w:sz w:val="21"/>
                <w:szCs w:val="21"/>
              </w:rPr>
            </w:pPr>
            <w:r>
              <w:rPr>
                <w:rFonts w:hint="eastAsia" w:ascii="宋体" w:hAnsi="宋体" w:eastAsia="宋体" w:cs="宋体"/>
                <w:sz w:val="21"/>
                <w:szCs w:val="21"/>
              </w:rPr>
              <w:t>negative_self - positive_self（反应时差值）</w:t>
            </w:r>
          </w:p>
        </w:tc>
        <w:tc>
          <w:tcPr>
            <w:tcW w:w="1617" w:type="dxa"/>
            <w:vAlign w:val="center"/>
          </w:tcPr>
          <w:p w14:paraId="406A563E">
            <w:pPr>
              <w:pStyle w:val="6"/>
              <w:widowControl/>
              <w:jc w:val="center"/>
              <w:rPr>
                <w:rFonts w:ascii="宋体" w:hAnsi="宋体" w:eastAsia="宋体" w:cs="宋体"/>
                <w:sz w:val="21"/>
                <w:szCs w:val="21"/>
              </w:rPr>
            </w:pPr>
            <w:r>
              <w:rPr>
                <w:rFonts w:hint="eastAsia" w:ascii="宋体" w:hAnsi="宋体" w:eastAsia="宋体" w:cs="宋体"/>
                <w:sz w:val="21"/>
                <w:szCs w:val="21"/>
              </w:rPr>
              <w:t>反应更快地接受积极词归于自我</w:t>
            </w:r>
          </w:p>
        </w:tc>
        <w:tc>
          <w:tcPr>
            <w:tcW w:w="1630" w:type="dxa"/>
            <w:vAlign w:val="center"/>
          </w:tcPr>
          <w:p w14:paraId="4A7B6F66">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28325207">
        <w:tc>
          <w:tcPr>
            <w:tcW w:w="1974" w:type="dxa"/>
            <w:vAlign w:val="center"/>
          </w:tcPr>
          <w:p w14:paraId="109269DF">
            <w:pPr>
              <w:pStyle w:val="6"/>
              <w:widowControl/>
              <w:jc w:val="center"/>
              <w:rPr>
                <w:rFonts w:ascii="宋体" w:hAnsi="宋体" w:eastAsia="宋体" w:cs="宋体"/>
                <w:sz w:val="21"/>
                <w:szCs w:val="21"/>
              </w:rPr>
            </w:pPr>
            <w:r>
              <w:rPr>
                <w:rFonts w:hint="eastAsia" w:ascii="宋体" w:hAnsi="宋体" w:eastAsia="宋体" w:cs="宋体"/>
                <w:sz w:val="21"/>
                <w:szCs w:val="21"/>
              </w:rPr>
              <w:t>moral_SRET_RJ1_d</w:t>
            </w:r>
          </w:p>
        </w:tc>
        <w:tc>
          <w:tcPr>
            <w:tcW w:w="1461" w:type="dxa"/>
            <w:vAlign w:val="center"/>
          </w:tcPr>
          <w:p w14:paraId="5BF452C5">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-新旧词判断任务</w:t>
            </w:r>
          </w:p>
        </w:tc>
        <w:tc>
          <w:tcPr>
            <w:tcW w:w="1840" w:type="dxa"/>
            <w:vAlign w:val="center"/>
          </w:tcPr>
          <w:p w14:paraId="471849B3">
            <w:pPr>
              <w:pStyle w:val="6"/>
              <w:widowControl/>
              <w:jc w:val="center"/>
              <w:rPr>
                <w:rFonts w:ascii="宋体" w:hAnsi="宋体" w:eastAsia="宋体" w:cs="宋体"/>
                <w:sz w:val="21"/>
                <w:szCs w:val="21"/>
              </w:rPr>
            </w:pPr>
            <w:r>
              <w:rPr>
                <w:rFonts w:hint="eastAsia" w:ascii="宋体" w:hAnsi="宋体" w:eastAsia="宋体" w:cs="宋体"/>
                <w:sz w:val="21"/>
                <w:szCs w:val="21"/>
              </w:rPr>
              <w:t>d prime= Z(hit) - Z(FA)，self - friend 差值</w:t>
            </w:r>
          </w:p>
        </w:tc>
        <w:tc>
          <w:tcPr>
            <w:tcW w:w="1617" w:type="dxa"/>
            <w:vAlign w:val="center"/>
          </w:tcPr>
          <w:p w14:paraId="09D034B8">
            <w:pPr>
              <w:pStyle w:val="6"/>
              <w:widowControl/>
              <w:jc w:val="center"/>
              <w:rPr>
                <w:rFonts w:ascii="宋体" w:hAnsi="宋体" w:eastAsia="宋体" w:cs="宋体"/>
                <w:sz w:val="21"/>
                <w:szCs w:val="21"/>
              </w:rPr>
            </w:pPr>
            <w:r>
              <w:rPr>
                <w:rFonts w:hint="eastAsia" w:ascii="宋体" w:hAnsi="宋体" w:eastAsia="宋体" w:cs="宋体"/>
                <w:sz w:val="21"/>
                <w:szCs w:val="21"/>
              </w:rPr>
              <w:t>判断“是否出现过”的敏感性，self为目标</w:t>
            </w:r>
          </w:p>
        </w:tc>
        <w:tc>
          <w:tcPr>
            <w:tcW w:w="1630" w:type="dxa"/>
            <w:vAlign w:val="center"/>
          </w:tcPr>
          <w:p w14:paraId="13831E69">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1A058D5D">
        <w:tc>
          <w:tcPr>
            <w:tcW w:w="1974" w:type="dxa"/>
            <w:vAlign w:val="center"/>
          </w:tcPr>
          <w:p w14:paraId="2D818CA5">
            <w:pPr>
              <w:pStyle w:val="6"/>
              <w:widowControl/>
              <w:jc w:val="center"/>
              <w:rPr>
                <w:rFonts w:ascii="宋体" w:hAnsi="宋体" w:eastAsia="宋体" w:cs="宋体"/>
                <w:sz w:val="21"/>
                <w:szCs w:val="21"/>
              </w:rPr>
            </w:pPr>
            <w:r>
              <w:rPr>
                <w:rFonts w:hint="eastAsia" w:ascii="宋体" w:hAnsi="宋体" w:eastAsia="宋体" w:cs="宋体"/>
                <w:sz w:val="21"/>
                <w:szCs w:val="21"/>
              </w:rPr>
              <w:t>ability_SRET_RJ1_d</w:t>
            </w:r>
          </w:p>
        </w:tc>
        <w:tc>
          <w:tcPr>
            <w:tcW w:w="1461" w:type="dxa"/>
            <w:vAlign w:val="center"/>
          </w:tcPr>
          <w:p w14:paraId="5DFD4EF6">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-新旧词判断任务</w:t>
            </w:r>
          </w:p>
        </w:tc>
        <w:tc>
          <w:tcPr>
            <w:tcW w:w="1840" w:type="dxa"/>
            <w:vAlign w:val="center"/>
          </w:tcPr>
          <w:p w14:paraId="59CB15F9">
            <w:pPr>
              <w:pStyle w:val="6"/>
              <w:widowControl/>
              <w:jc w:val="center"/>
              <w:rPr>
                <w:rFonts w:ascii="宋体" w:hAnsi="宋体" w:eastAsia="宋体" w:cs="宋体"/>
                <w:sz w:val="21"/>
                <w:szCs w:val="21"/>
              </w:rPr>
            </w:pPr>
            <w:r>
              <w:rPr>
                <w:rFonts w:hint="eastAsia" w:ascii="宋体" w:hAnsi="宋体" w:eastAsia="宋体" w:cs="宋体"/>
                <w:sz w:val="21"/>
                <w:szCs w:val="21"/>
              </w:rPr>
              <w:t>d prime= Z(hit) - Z(FA)，self - friend 差值</w:t>
            </w:r>
          </w:p>
        </w:tc>
        <w:tc>
          <w:tcPr>
            <w:tcW w:w="1617" w:type="dxa"/>
            <w:vAlign w:val="center"/>
          </w:tcPr>
          <w:p w14:paraId="5F16CCCB">
            <w:pPr>
              <w:pStyle w:val="6"/>
              <w:widowControl/>
              <w:jc w:val="center"/>
              <w:rPr>
                <w:rFonts w:ascii="宋体" w:hAnsi="宋体" w:eastAsia="宋体" w:cs="宋体"/>
                <w:sz w:val="21"/>
                <w:szCs w:val="21"/>
              </w:rPr>
            </w:pPr>
            <w:r>
              <w:rPr>
                <w:rFonts w:hint="eastAsia" w:ascii="宋体" w:hAnsi="宋体" w:eastAsia="宋体" w:cs="宋体"/>
                <w:sz w:val="21"/>
                <w:szCs w:val="21"/>
              </w:rPr>
              <w:t>判断“是否出现过”的敏感性，self为目标</w:t>
            </w:r>
          </w:p>
        </w:tc>
        <w:tc>
          <w:tcPr>
            <w:tcW w:w="1630" w:type="dxa"/>
            <w:vAlign w:val="center"/>
          </w:tcPr>
          <w:p w14:paraId="08BB71B3">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r w14:paraId="3F96B32E">
        <w:tc>
          <w:tcPr>
            <w:tcW w:w="1974" w:type="dxa"/>
            <w:vAlign w:val="center"/>
          </w:tcPr>
          <w:p w14:paraId="620CD823">
            <w:pPr>
              <w:pStyle w:val="6"/>
              <w:widowControl/>
              <w:jc w:val="center"/>
              <w:rPr>
                <w:rFonts w:ascii="宋体" w:hAnsi="宋体" w:eastAsia="宋体" w:cs="宋体"/>
                <w:sz w:val="21"/>
                <w:szCs w:val="21"/>
              </w:rPr>
            </w:pPr>
            <w:r>
              <w:rPr>
                <w:rFonts w:hint="eastAsia" w:ascii="宋体" w:hAnsi="宋体" w:eastAsia="宋体" w:cs="宋体"/>
                <w:sz w:val="21"/>
                <w:szCs w:val="21"/>
              </w:rPr>
              <w:t>moral_SRET_RJ2_d</w:t>
            </w:r>
          </w:p>
        </w:tc>
        <w:tc>
          <w:tcPr>
            <w:tcW w:w="1461" w:type="dxa"/>
            <w:vAlign w:val="center"/>
          </w:tcPr>
          <w:p w14:paraId="21CCAF20">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-来源记忆任务</w:t>
            </w:r>
          </w:p>
        </w:tc>
        <w:tc>
          <w:tcPr>
            <w:tcW w:w="1840" w:type="dxa"/>
            <w:vAlign w:val="center"/>
          </w:tcPr>
          <w:p w14:paraId="4467347E">
            <w:pPr>
              <w:pStyle w:val="6"/>
              <w:widowControl/>
              <w:jc w:val="center"/>
              <w:rPr>
                <w:rFonts w:ascii="宋体" w:hAnsi="宋体" w:eastAsia="宋体" w:cs="宋体"/>
                <w:sz w:val="21"/>
                <w:szCs w:val="21"/>
              </w:rPr>
            </w:pPr>
            <w:r>
              <w:rPr>
                <w:rFonts w:hint="eastAsia" w:ascii="宋体" w:hAnsi="宋体" w:eastAsia="宋体" w:cs="宋体"/>
                <w:sz w:val="21"/>
                <w:szCs w:val="21"/>
              </w:rPr>
              <w:t>d prime= Z(hit) - Z(FA)，self为信号、friend为噪音</w:t>
            </w:r>
          </w:p>
        </w:tc>
        <w:tc>
          <w:tcPr>
            <w:tcW w:w="1617" w:type="dxa"/>
            <w:vAlign w:val="center"/>
          </w:tcPr>
          <w:p w14:paraId="4655A5C2">
            <w:pPr>
              <w:pStyle w:val="6"/>
              <w:widowControl/>
              <w:jc w:val="center"/>
              <w:rPr>
                <w:rFonts w:ascii="宋体" w:hAnsi="宋体" w:eastAsia="宋体" w:cs="宋体"/>
                <w:sz w:val="21"/>
                <w:szCs w:val="21"/>
              </w:rPr>
            </w:pPr>
            <w:r>
              <w:rPr>
                <w:rFonts w:hint="eastAsia" w:ascii="宋体" w:hAnsi="宋体" w:eastAsia="宋体" w:cs="宋体"/>
                <w:sz w:val="21"/>
                <w:szCs w:val="21"/>
              </w:rPr>
              <w:t>判断“来源是否是自己”的能力</w:t>
            </w:r>
          </w:p>
        </w:tc>
        <w:tc>
          <w:tcPr>
            <w:tcW w:w="1630" w:type="dxa"/>
            <w:vAlign w:val="center"/>
          </w:tcPr>
          <w:p w14:paraId="5EC4D11A">
            <w:pPr>
              <w:pStyle w:val="6"/>
              <w:widowControl/>
              <w:jc w:val="center"/>
              <w:rPr>
                <w:rFonts w:ascii="宋体" w:hAnsi="宋体" w:eastAsia="宋体" w:cs="宋体"/>
                <w:sz w:val="21"/>
                <w:szCs w:val="21"/>
              </w:rPr>
            </w:pPr>
            <w:r>
              <w:rPr>
                <w:rFonts w:hint="eastAsia" w:ascii="宋体" w:hAnsi="宋体" w:eastAsia="宋体" w:cs="宋体"/>
                <w:sz w:val="21"/>
                <w:szCs w:val="21"/>
              </w:rPr>
              <w:t>Moral</w:t>
            </w:r>
          </w:p>
        </w:tc>
      </w:tr>
      <w:tr w14:paraId="36E73996">
        <w:tc>
          <w:tcPr>
            <w:tcW w:w="1974" w:type="dxa"/>
            <w:vAlign w:val="center"/>
          </w:tcPr>
          <w:p w14:paraId="1364B24C">
            <w:pPr>
              <w:pStyle w:val="6"/>
              <w:widowControl/>
              <w:jc w:val="center"/>
              <w:rPr>
                <w:rFonts w:ascii="宋体" w:hAnsi="宋体" w:eastAsia="宋体" w:cs="宋体"/>
                <w:sz w:val="21"/>
                <w:szCs w:val="21"/>
              </w:rPr>
            </w:pPr>
            <w:r>
              <w:rPr>
                <w:rFonts w:hint="eastAsia" w:ascii="宋体" w:hAnsi="宋体" w:eastAsia="宋体" w:cs="宋体"/>
                <w:sz w:val="21"/>
                <w:szCs w:val="21"/>
              </w:rPr>
              <w:t>ability_SRET_RJ2_d</w:t>
            </w:r>
          </w:p>
        </w:tc>
        <w:tc>
          <w:tcPr>
            <w:tcW w:w="1461" w:type="dxa"/>
            <w:vAlign w:val="center"/>
          </w:tcPr>
          <w:p w14:paraId="1918C522">
            <w:pPr>
              <w:pStyle w:val="6"/>
              <w:widowControl/>
              <w:jc w:val="center"/>
              <w:rPr>
                <w:rFonts w:ascii="宋体" w:hAnsi="宋体" w:eastAsia="宋体" w:cs="宋体"/>
                <w:sz w:val="21"/>
                <w:szCs w:val="21"/>
              </w:rPr>
            </w:pPr>
            <w:r>
              <w:rPr>
                <w:rFonts w:ascii="宋体" w:hAnsi="宋体" w:eastAsia="宋体" w:cs="宋体"/>
                <w:sz w:val="21"/>
                <w:szCs w:val="21"/>
              </w:rPr>
              <w:t>SRET</w:t>
            </w:r>
            <w:r>
              <w:rPr>
                <w:rFonts w:hint="eastAsia" w:ascii="宋体" w:hAnsi="宋体" w:eastAsia="宋体" w:cs="宋体"/>
                <w:sz w:val="21"/>
                <w:szCs w:val="21"/>
              </w:rPr>
              <w:t>-来源记忆任务</w:t>
            </w:r>
          </w:p>
        </w:tc>
        <w:tc>
          <w:tcPr>
            <w:tcW w:w="1840" w:type="dxa"/>
            <w:vAlign w:val="center"/>
          </w:tcPr>
          <w:p w14:paraId="664F73AE">
            <w:pPr>
              <w:pStyle w:val="6"/>
              <w:widowControl/>
              <w:jc w:val="center"/>
              <w:rPr>
                <w:rFonts w:ascii="宋体" w:hAnsi="宋体" w:eastAsia="宋体" w:cs="宋体"/>
                <w:sz w:val="21"/>
                <w:szCs w:val="21"/>
              </w:rPr>
            </w:pPr>
            <w:r>
              <w:rPr>
                <w:rFonts w:hint="eastAsia" w:ascii="宋体" w:hAnsi="宋体" w:eastAsia="宋体" w:cs="宋体"/>
                <w:sz w:val="21"/>
                <w:szCs w:val="21"/>
              </w:rPr>
              <w:t>d prime= Z(hit) - Z(FA)，self为信号、friend为噪音</w:t>
            </w:r>
          </w:p>
        </w:tc>
        <w:tc>
          <w:tcPr>
            <w:tcW w:w="1617" w:type="dxa"/>
            <w:vAlign w:val="center"/>
          </w:tcPr>
          <w:p w14:paraId="1115BB3F">
            <w:pPr>
              <w:pStyle w:val="6"/>
              <w:widowControl/>
              <w:jc w:val="center"/>
              <w:rPr>
                <w:rFonts w:ascii="宋体" w:hAnsi="宋体" w:eastAsia="宋体" w:cs="宋体"/>
                <w:sz w:val="21"/>
                <w:szCs w:val="21"/>
              </w:rPr>
            </w:pPr>
            <w:r>
              <w:rPr>
                <w:rFonts w:hint="eastAsia" w:ascii="宋体" w:hAnsi="宋体" w:eastAsia="宋体" w:cs="宋体"/>
                <w:sz w:val="21"/>
                <w:szCs w:val="21"/>
              </w:rPr>
              <w:t>判断“来源是否是自己”的能力</w:t>
            </w:r>
          </w:p>
        </w:tc>
        <w:tc>
          <w:tcPr>
            <w:tcW w:w="1630" w:type="dxa"/>
            <w:vAlign w:val="center"/>
          </w:tcPr>
          <w:p w14:paraId="09BD1BFC">
            <w:pPr>
              <w:pStyle w:val="6"/>
              <w:widowControl/>
              <w:jc w:val="center"/>
              <w:rPr>
                <w:rFonts w:ascii="宋体" w:hAnsi="宋体" w:eastAsia="宋体" w:cs="宋体"/>
                <w:sz w:val="21"/>
                <w:szCs w:val="21"/>
              </w:rPr>
            </w:pPr>
            <w:r>
              <w:rPr>
                <w:rFonts w:hint="eastAsia" w:ascii="宋体" w:hAnsi="宋体" w:eastAsia="宋体" w:cs="宋体"/>
                <w:sz w:val="21"/>
                <w:szCs w:val="21"/>
              </w:rPr>
              <w:t>Ability</w:t>
            </w:r>
          </w:p>
        </w:tc>
      </w:tr>
    </w:tbl>
    <w:p w14:paraId="4D40BA51">
      <w:pPr>
        <w:pStyle w:val="6"/>
        <w:widowControl/>
        <w:ind w:firstLine="420" w:firstLineChars="200"/>
        <w:rPr>
          <w:ins w:id="784" w:author="孙心茹" w:date="2025-10-19T18:10:00Z"/>
          <w:rFonts w:cstheme="minorBidi"/>
          <w:kern w:val="2"/>
          <w:sz w:val="21"/>
        </w:rPr>
      </w:pPr>
    </w:p>
    <w:p w14:paraId="61D75343">
      <w:pPr>
        <w:pStyle w:val="6"/>
        <w:widowControl/>
        <w:rPr>
          <w:ins w:id="785" w:author="孙心茹" w:date="2025-10-19T17:19:00Z"/>
          <w:rFonts w:cstheme="minorBidi"/>
          <w:kern w:val="2"/>
          <w:sz w:val="21"/>
        </w:rPr>
      </w:pPr>
      <w:ins w:id="786" w:author="孙心茹" w:date="2025-10-19T19:23:00Z">
        <w:r>
          <w:rPr>
            <w:rFonts w:hint="eastAsia" w:cstheme="minorBidi"/>
            <w:kern w:val="2"/>
            <w:sz w:val="21"/>
          </w:rPr>
          <w:t xml:space="preserve">2.4.2 </w:t>
        </w:r>
      </w:ins>
      <w:ins w:id="787" w:author="孙心茹" w:date="2025-10-19T16:57:00Z">
        <w:r>
          <w:rPr>
            <w:rFonts w:hint="eastAsia" w:cstheme="minorBidi"/>
            <w:kern w:val="2"/>
            <w:sz w:val="21"/>
          </w:rPr>
          <w:t>Structural Analysis of Positive Self-View</w:t>
        </w:r>
      </w:ins>
    </w:p>
    <w:p w14:paraId="6994B636">
      <w:pPr>
        <w:pStyle w:val="6"/>
        <w:widowControl/>
        <w:ind w:firstLine="420" w:firstLineChars="200"/>
        <w:rPr>
          <w:ins w:id="788" w:author="孙心茹 [2]" w:date="2025-11-01T20:43:59Z"/>
          <w:rFonts w:hint="eastAsia" w:cstheme="minorBidi"/>
          <w:kern w:val="2"/>
          <w:sz w:val="21"/>
          <w:rPrChange w:id="789" w:author="孙心茹 [2]" w:date="2025-11-01T20:43:59Z">
            <w:rPr>
              <w:ins w:id="790" w:author="孙心茹 [2]" w:date="2025-11-01T20:43:59Z"/>
              <w:rFonts w:hint="eastAsia"/>
            </w:rPr>
          </w:rPrChange>
        </w:rPr>
      </w:pPr>
      <w:ins w:id="791" w:author="孙心茹" w:date="2025-10-19T17:19:00Z">
        <w:del w:id="792" w:author="孙心茹 [2]" w:date="2025-11-01T20:44:13Z">
          <w:r>
            <w:rPr>
              <w:rFonts w:hint="eastAsia" w:cstheme="minorBidi"/>
              <w:kern w:val="2"/>
              <w:sz w:val="21"/>
            </w:rPr>
            <w:delText>使用相关分析探究各测量间的关系；使用网络分析(EGA)探究自我报告数据与行为任务指标是否存在分离；使用Bifactor Model分析检验是否存在潜在的共同因子。</w:delText>
          </w:r>
        </w:del>
      </w:ins>
      <w:ins w:id="793" w:author="孙心茹 [2]" w:date="2025-11-01T20:43:59Z">
        <w:r>
          <w:rPr>
            <w:rFonts w:hint="eastAsia" w:cstheme="minorBidi"/>
            <w:kern w:val="2"/>
            <w:sz w:val="21"/>
            <w:rPrChange w:id="794" w:author="孙心茹 [2]" w:date="2025-11-01T20:43:59Z">
              <w:rPr>
                <w:rFonts w:hint="eastAsia"/>
              </w:rPr>
            </w:rPrChange>
          </w:rPr>
          <w:t>为探究积极自我观的结构特征，本研究首先在整体水平上进行结构分离分析。</w:t>
        </w:r>
      </w:ins>
    </w:p>
    <w:p w14:paraId="3C46F9D4">
      <w:pPr>
        <w:pStyle w:val="6"/>
        <w:widowControl/>
        <w:ind w:firstLine="420" w:firstLineChars="200"/>
        <w:rPr>
          <w:ins w:id="795" w:author="孙心茹 [2]" w:date="2025-11-01T20:46:23Z"/>
          <w:rFonts w:hint="eastAsia" w:cstheme="minorBidi"/>
          <w:kern w:val="2"/>
          <w:sz w:val="21"/>
        </w:rPr>
      </w:pPr>
      <w:ins w:id="796" w:author="孙心茹 [2]" w:date="2025-11-01T20:43:59Z">
        <w:r>
          <w:rPr>
            <w:rFonts w:hint="eastAsia" w:cstheme="minorBidi"/>
            <w:kern w:val="2"/>
            <w:sz w:val="21"/>
            <w:rPrChange w:id="797" w:author="孙心茹 [2]" w:date="2025-11-01T20:43:59Z">
              <w:rPr>
                <w:rFonts w:hint="eastAsia"/>
              </w:rPr>
            </w:rPrChange>
          </w:rPr>
          <w:t>第一步，相关分析（Correlation Analysis）：</w:t>
        </w:r>
      </w:ins>
      <w:ins w:id="798" w:author="孙心茹 [2]" w:date="2025-11-01T20:43:59Z">
        <w:r>
          <w:rPr>
            <w:rFonts w:hint="eastAsia" w:cstheme="minorBidi"/>
            <w:kern w:val="2"/>
            <w:sz w:val="21"/>
            <w:rPrChange w:id="799" w:author="孙心茹 [2]" w:date="2025-11-01T20:43:59Z">
              <w:rPr>
                <w:rFonts w:hint="eastAsia"/>
              </w:rPr>
            </w:rPrChange>
          </w:rPr>
          <w:t>计算 12 个自我报告量表总分</w:t>
        </w:r>
      </w:ins>
      <w:ins w:id="800" w:author="孙心茹 [2]" w:date="2025-11-01T20:45:08Z">
        <w:r>
          <w:rPr>
            <w:rFonts w:hint="eastAsia" w:cstheme="minorBidi"/>
            <w:kern w:val="2"/>
            <w:sz w:val="21"/>
            <w:lang w:val="en-US" w:eastAsia="zh-CN"/>
          </w:rPr>
          <w:t>之间</w:t>
        </w:r>
      </w:ins>
      <w:ins w:id="801" w:author="孙心茹 [2]" w:date="2025-11-01T20:45:09Z">
        <w:r>
          <w:rPr>
            <w:rFonts w:hint="eastAsia" w:cstheme="minorBidi"/>
            <w:kern w:val="2"/>
            <w:sz w:val="21"/>
            <w:lang w:val="en-US" w:eastAsia="zh-CN"/>
          </w:rPr>
          <w:t>的</w:t>
        </w:r>
      </w:ins>
      <w:ins w:id="802" w:author="孙心茹 [2]" w:date="2025-11-01T20:45:26Z">
        <w:r>
          <w:rPr>
            <w:rFonts w:hint="eastAsia" w:cstheme="minorBidi"/>
            <w:kern w:val="2"/>
            <w:sz w:val="21"/>
          </w:rPr>
          <w:t>皮尔逊相关矩阵</w:t>
        </w:r>
      </w:ins>
      <w:ins w:id="803" w:author="孙心茹 [2]" w:date="2025-11-01T20:45:13Z">
        <w:r>
          <w:rPr>
            <w:rFonts w:hint="eastAsia" w:cstheme="minorBidi"/>
            <w:kern w:val="2"/>
            <w:sz w:val="21"/>
            <w:lang w:val="en-US" w:eastAsia="zh-CN"/>
          </w:rPr>
          <w:t>、</w:t>
        </w:r>
      </w:ins>
      <w:ins w:id="804" w:author="孙心茹 [2]" w:date="2025-11-01T20:43:59Z">
        <w:r>
          <w:rPr>
            <w:rFonts w:hint="eastAsia" w:cstheme="minorBidi"/>
            <w:kern w:val="2"/>
            <w:sz w:val="21"/>
            <w:rPrChange w:id="805" w:author="孙心茹 [2]" w:date="2025-11-01T20:43:59Z">
              <w:rPr>
                <w:rFonts w:hint="eastAsia"/>
              </w:rPr>
            </w:rPrChange>
          </w:rPr>
          <w:t>14 个行为任务指标之间的皮尔逊相关矩阵</w:t>
        </w:r>
      </w:ins>
      <w:ins w:id="806" w:author="孙心茹 [2]" w:date="2025-11-01T20:45:32Z">
        <w:r>
          <w:rPr>
            <w:rFonts w:hint="eastAsia" w:cstheme="minorBidi"/>
            <w:kern w:val="2"/>
            <w:sz w:val="21"/>
            <w:lang w:eastAsia="zh-CN"/>
          </w:rPr>
          <w:t>、</w:t>
        </w:r>
      </w:ins>
      <w:ins w:id="807" w:author="孙心茹 [2]" w:date="2025-11-01T20:45:50Z">
        <w:r>
          <w:rPr>
            <w:rFonts w:hint="eastAsia" w:cstheme="minorBidi"/>
            <w:kern w:val="2"/>
            <w:sz w:val="21"/>
            <w:lang w:val="en-US" w:eastAsia="zh-CN"/>
          </w:rPr>
          <w:t>1</w:t>
        </w:r>
      </w:ins>
      <w:ins w:id="808" w:author="孙心茹 [2]" w:date="2025-11-01T20:45:51Z">
        <w:r>
          <w:rPr>
            <w:rFonts w:hint="eastAsia" w:cstheme="minorBidi"/>
            <w:kern w:val="2"/>
            <w:sz w:val="21"/>
            <w:lang w:val="en-US" w:eastAsia="zh-CN"/>
          </w:rPr>
          <w:t>49</w:t>
        </w:r>
      </w:ins>
      <w:ins w:id="809" w:author="孙心茹 [2]" w:date="2025-11-01T20:45:53Z">
        <w:r>
          <w:rPr>
            <w:rFonts w:hint="eastAsia" w:cstheme="minorBidi"/>
            <w:kern w:val="2"/>
            <w:sz w:val="21"/>
            <w:lang w:val="en-US" w:eastAsia="zh-CN"/>
          </w:rPr>
          <w:t>个</w:t>
        </w:r>
      </w:ins>
      <w:ins w:id="810" w:author="孙心茹 [2]" w:date="2025-11-01T20:45:46Z">
        <w:r>
          <w:rPr>
            <w:rFonts w:hint="eastAsia" w:cstheme="minorBidi"/>
            <w:kern w:val="2"/>
            <w:sz w:val="21"/>
            <w:lang w:val="en-US" w:eastAsia="zh-CN"/>
          </w:rPr>
          <w:t>条目</w:t>
        </w:r>
      </w:ins>
      <w:ins w:id="811" w:author="孙心茹 [2]" w:date="2025-11-01T20:45:58Z">
        <w:r>
          <w:rPr>
            <w:rFonts w:hint="eastAsia" w:cstheme="minorBidi"/>
            <w:kern w:val="2"/>
            <w:sz w:val="21"/>
            <w:lang w:val="en-US" w:eastAsia="zh-CN"/>
          </w:rPr>
          <w:t>之间的</w:t>
        </w:r>
      </w:ins>
      <w:ins w:id="812" w:author="孙心茹 [2]" w:date="2025-11-01T20:46:01Z">
        <w:r>
          <w:rPr>
            <w:rFonts w:hint="eastAsia" w:cstheme="minorBidi"/>
            <w:kern w:val="2"/>
            <w:sz w:val="21"/>
            <w:lang w:val="en-US" w:eastAsia="zh-CN"/>
          </w:rPr>
          <w:t>皮尔逊</w:t>
        </w:r>
      </w:ins>
      <w:ins w:id="813" w:author="孙心茹 [2]" w:date="2025-11-01T20:46:03Z">
        <w:r>
          <w:rPr>
            <w:rFonts w:hint="eastAsia" w:cstheme="minorBidi"/>
            <w:kern w:val="2"/>
            <w:sz w:val="21"/>
            <w:lang w:val="en-US" w:eastAsia="zh-CN"/>
          </w:rPr>
          <w:t>相关</w:t>
        </w:r>
      </w:ins>
      <w:ins w:id="814" w:author="孙心茹 [2]" w:date="2025-11-01T20:46:05Z">
        <w:r>
          <w:rPr>
            <w:rFonts w:hint="eastAsia" w:cstheme="minorBidi"/>
            <w:kern w:val="2"/>
            <w:sz w:val="21"/>
            <w:lang w:val="en-US" w:eastAsia="zh-CN"/>
          </w:rPr>
          <w:t>矩阵</w:t>
        </w:r>
      </w:ins>
      <w:ins w:id="815" w:author="孙心茹 [2]" w:date="2025-11-01T20:46:10Z">
        <w:r>
          <w:rPr>
            <w:rFonts w:hint="eastAsia" w:cstheme="minorBidi"/>
            <w:kern w:val="2"/>
            <w:sz w:val="21"/>
            <w:lang w:val="en-US" w:eastAsia="zh-CN"/>
          </w:rPr>
          <w:t>，</w:t>
        </w:r>
      </w:ins>
      <w:ins w:id="816" w:author="孙心茹 [2]" w:date="2025-11-01T20:43:59Z">
        <w:r>
          <w:rPr>
            <w:rFonts w:hint="eastAsia" w:cstheme="minorBidi"/>
            <w:kern w:val="2"/>
            <w:sz w:val="21"/>
            <w:rPrChange w:id="817" w:author="孙心茹 [2]" w:date="2025-11-01T20:43:59Z">
              <w:rPr>
                <w:rFonts w:hint="eastAsia"/>
              </w:rPr>
            </w:rPrChange>
          </w:rPr>
          <w:t>分别考察问卷与问卷、行为与行为、以及问卷与行为之间的相关模式。该分析旨在初步揭示不同测量方式间的聚合与分离程度。</w:t>
        </w:r>
      </w:ins>
    </w:p>
    <w:p w14:paraId="1234C13D">
      <w:pPr>
        <w:pStyle w:val="6"/>
        <w:widowControl/>
        <w:ind w:firstLine="420" w:firstLineChars="200"/>
        <w:rPr>
          <w:ins w:id="818" w:author="孙心茹 [2]" w:date="2025-11-01T20:43:59Z"/>
          <w:rFonts w:hint="eastAsia" w:cstheme="minorBidi"/>
          <w:kern w:val="2"/>
          <w:sz w:val="21"/>
          <w:rPrChange w:id="819" w:author="孙心茹 [2]" w:date="2025-11-01T20:43:59Z">
            <w:rPr>
              <w:ins w:id="820" w:author="孙心茹 [2]" w:date="2025-11-01T20:43:59Z"/>
              <w:rFonts w:hint="eastAsia"/>
            </w:rPr>
          </w:rPrChange>
        </w:rPr>
      </w:pPr>
      <w:ins w:id="821" w:author="孙心茹 [2]" w:date="2025-11-01T20:43:59Z">
        <w:r>
          <w:rPr>
            <w:rFonts w:hint="eastAsia" w:cstheme="minorBidi"/>
            <w:kern w:val="2"/>
            <w:sz w:val="21"/>
            <w:rPrChange w:id="822" w:author="孙心茹 [2]" w:date="2025-11-01T20:43:59Z">
              <w:rPr>
                <w:rFonts w:hint="eastAsia"/>
              </w:rPr>
            </w:rPrChange>
          </w:rPr>
          <w:t>第二步，探索性图分析（Exploratory Graph Analysis, EGA）：</w:t>
        </w:r>
      </w:ins>
      <w:ins w:id="823" w:author="孙心茹 [2]" w:date="2025-11-01T20:43:59Z">
        <w:r>
          <w:rPr>
            <w:rFonts w:hint="eastAsia" w:cstheme="minorBidi"/>
            <w:kern w:val="2"/>
            <w:sz w:val="21"/>
            <w:rPrChange w:id="824" w:author="孙心茹 [2]" w:date="2025-11-01T20:43:59Z">
              <w:rPr>
                <w:rFonts w:hint="eastAsia"/>
              </w:rPr>
            </w:rPrChange>
          </w:rPr>
          <w:t>基于问卷总分与行为任务指标的相关矩阵，利用 EGA 方法</w:t>
        </w:r>
      </w:ins>
      <w:ins w:id="825" w:author="孙心茹 [2]" w:date="2025-11-01T20:46:38Z">
        <w:r>
          <w:rPr>
            <w:rFonts w:hint="eastAsia" w:cstheme="minorBidi"/>
            <w:kern w:val="2"/>
            <w:sz w:val="21"/>
            <w:lang w:val="en-US" w:eastAsia="zh-CN"/>
          </w:rPr>
          <w:t>针对</w:t>
        </w:r>
      </w:ins>
      <w:ins w:id="826" w:author="孙心茹 [2]" w:date="2025-11-01T20:46:52Z">
        <w:r>
          <w:rPr>
            <w:rFonts w:hint="eastAsia" w:cstheme="minorBidi"/>
            <w:kern w:val="2"/>
            <w:sz w:val="21"/>
            <w:lang w:val="en-US" w:eastAsia="zh-CN"/>
          </w:rPr>
          <w:t>12个</w:t>
        </w:r>
      </w:ins>
      <w:ins w:id="827" w:author="孙心茹 [2]" w:date="2025-11-01T20:46:43Z">
        <w:r>
          <w:rPr>
            <w:rFonts w:hint="eastAsia" w:cstheme="minorBidi"/>
            <w:kern w:val="2"/>
            <w:sz w:val="21"/>
            <w:lang w:val="en-US" w:eastAsia="zh-CN"/>
          </w:rPr>
          <w:t>自我</w:t>
        </w:r>
      </w:ins>
      <w:ins w:id="828" w:author="孙心茹 [2]" w:date="2025-11-01T20:46:45Z">
        <w:r>
          <w:rPr>
            <w:rFonts w:hint="eastAsia" w:cstheme="minorBidi"/>
            <w:kern w:val="2"/>
            <w:sz w:val="21"/>
            <w:lang w:val="en-US" w:eastAsia="zh-CN"/>
          </w:rPr>
          <w:t>报告</w:t>
        </w:r>
      </w:ins>
      <w:ins w:id="829" w:author="孙心茹 [2]" w:date="2025-11-01T20:46:46Z">
        <w:r>
          <w:rPr>
            <w:rFonts w:hint="eastAsia" w:cstheme="minorBidi"/>
            <w:kern w:val="2"/>
            <w:sz w:val="21"/>
            <w:lang w:val="en-US" w:eastAsia="zh-CN"/>
          </w:rPr>
          <w:t>问卷</w:t>
        </w:r>
      </w:ins>
      <w:ins w:id="830" w:author="孙心茹 [2]" w:date="2025-11-01T20:46:48Z">
        <w:r>
          <w:rPr>
            <w:rFonts w:hint="eastAsia" w:cstheme="minorBidi"/>
            <w:kern w:val="2"/>
            <w:sz w:val="21"/>
            <w:lang w:val="en-US" w:eastAsia="zh-CN"/>
          </w:rPr>
          <w:t>总分</w:t>
        </w:r>
      </w:ins>
      <w:ins w:id="831" w:author="孙心茹 [2]" w:date="2025-11-01T20:46:55Z">
        <w:r>
          <w:rPr>
            <w:rFonts w:hint="eastAsia" w:cstheme="minorBidi"/>
            <w:kern w:val="2"/>
            <w:sz w:val="21"/>
            <w:lang w:val="en-US" w:eastAsia="zh-CN"/>
          </w:rPr>
          <w:t>与14</w:t>
        </w:r>
      </w:ins>
      <w:ins w:id="832" w:author="孙心茹 [2]" w:date="2025-11-01T20:46:57Z">
        <w:r>
          <w:rPr>
            <w:rFonts w:hint="eastAsia" w:cstheme="minorBidi"/>
            <w:kern w:val="2"/>
            <w:sz w:val="21"/>
            <w:lang w:val="en-US" w:eastAsia="zh-CN"/>
          </w:rPr>
          <w:t>个</w:t>
        </w:r>
      </w:ins>
      <w:ins w:id="833" w:author="孙心茹 [2]" w:date="2025-11-01T20:47:00Z">
        <w:r>
          <w:rPr>
            <w:rFonts w:hint="eastAsia" w:cstheme="minorBidi"/>
            <w:kern w:val="2"/>
            <w:sz w:val="21"/>
            <w:lang w:val="en-US" w:eastAsia="zh-CN"/>
          </w:rPr>
          <w:t>行为任务</w:t>
        </w:r>
      </w:ins>
      <w:ins w:id="834" w:author="孙心茹 [2]" w:date="2025-11-01T20:47:02Z">
        <w:r>
          <w:rPr>
            <w:rFonts w:hint="eastAsia" w:cstheme="minorBidi"/>
            <w:kern w:val="2"/>
            <w:sz w:val="21"/>
            <w:lang w:val="en-US" w:eastAsia="zh-CN"/>
          </w:rPr>
          <w:t>指标</w:t>
        </w:r>
      </w:ins>
      <w:ins w:id="835" w:author="孙心茹 [2]" w:date="2025-11-01T20:43:59Z">
        <w:r>
          <w:rPr>
            <w:rFonts w:hint="eastAsia" w:cstheme="minorBidi"/>
            <w:kern w:val="2"/>
            <w:sz w:val="21"/>
            <w:rPrChange w:id="836" w:author="孙心茹 [2]" w:date="2025-11-01T20:43:59Z">
              <w:rPr>
                <w:rFonts w:hint="eastAsia"/>
              </w:rPr>
            </w:rPrChange>
          </w:rPr>
          <w:t>构建网络结构图。本研究重点检验自我报告与行为指标是否分别聚类成两个相对独立的子网络，以验证两类测量在结构上的分离性。</w:t>
        </w:r>
      </w:ins>
    </w:p>
    <w:p w14:paraId="79B8ED14">
      <w:pPr>
        <w:pStyle w:val="6"/>
        <w:widowControl/>
        <w:ind w:firstLine="420" w:firstLineChars="200"/>
        <w:rPr>
          <w:ins w:id="837" w:author="孙心茹" w:date="2025-10-19T16:57:00Z"/>
          <w:rFonts w:hint="eastAsia" w:cstheme="minorBidi"/>
          <w:kern w:val="2"/>
          <w:sz w:val="21"/>
        </w:rPr>
      </w:pPr>
      <w:ins w:id="838" w:author="孙心茹 [2]" w:date="2025-11-01T20:43:59Z">
        <w:r>
          <w:rPr>
            <w:rFonts w:hint="eastAsia" w:cstheme="minorBidi"/>
            <w:kern w:val="2"/>
            <w:sz w:val="21"/>
            <w:rPrChange w:id="839" w:author="孙心茹 [2]" w:date="2025-11-01T20:43:59Z">
              <w:rPr>
                <w:rFonts w:hint="eastAsia"/>
              </w:rPr>
            </w:rPrChange>
          </w:rPr>
          <w:t>第三步，双因子模型分析（Bifactor Model）：</w:t>
        </w:r>
      </w:ins>
      <w:ins w:id="840" w:author="孙心茹 [2]" w:date="2025-11-01T20:43:59Z">
        <w:r>
          <w:rPr>
            <w:rFonts w:hint="eastAsia" w:cstheme="minorBidi"/>
            <w:kern w:val="2"/>
            <w:sz w:val="21"/>
            <w:rPrChange w:id="841" w:author="孙心茹 [2]" w:date="2025-11-01T20:43:59Z">
              <w:rPr>
                <w:rFonts w:hint="eastAsia"/>
              </w:rPr>
            </w:rPrChange>
          </w:rPr>
          <w:t>在EGA结果的基础上，进一步采用结构方程建模方法，构建双因子模型以验证积极自我观的潜在结构。模型同时包含一个代表积极自我观核心成分的一般因子（general factor），以及区分道德与能力领域的特定因子（specific factors）。通过比较拟合指标（如 CFI、TLI、RMSEA、SRMR），评估模型在整体拟合与因子独立性方面的表现，从而验证积极自我观的多维结构特征。</w:t>
        </w:r>
      </w:ins>
    </w:p>
    <w:p w14:paraId="56F818EA">
      <w:pPr>
        <w:pStyle w:val="6"/>
        <w:widowControl/>
        <w:rPr>
          <w:ins w:id="842" w:author="孙心茹" w:date="2025-10-19T17:19:00Z"/>
          <w:rFonts w:cstheme="minorBidi"/>
          <w:kern w:val="2"/>
          <w:sz w:val="21"/>
        </w:rPr>
      </w:pPr>
      <w:ins w:id="843" w:author="孙心茹" w:date="2025-10-19T19:24:00Z">
        <w:r>
          <w:rPr>
            <w:rFonts w:hint="eastAsia" w:cstheme="minorBidi"/>
            <w:kern w:val="2"/>
            <w:sz w:val="21"/>
          </w:rPr>
          <w:t xml:space="preserve">2.4.3 </w:t>
        </w:r>
      </w:ins>
      <w:ins w:id="844" w:author="孙心茹" w:date="2025-10-19T16:57:00Z">
        <w:r>
          <w:rPr>
            <w:rFonts w:hint="eastAsia" w:cstheme="minorBidi"/>
            <w:kern w:val="2"/>
            <w:sz w:val="21"/>
          </w:rPr>
          <w:t>Item Screening and Dimensional Extraction</w:t>
        </w:r>
      </w:ins>
    </w:p>
    <w:p w14:paraId="7AF4EEE8">
      <w:pPr>
        <w:pStyle w:val="6"/>
        <w:widowControl/>
        <w:ind w:firstLine="420" w:firstLineChars="200"/>
        <w:rPr>
          <w:ins w:id="845" w:author="孙心茹" w:date="2025-10-19T16:57:00Z"/>
          <w:rFonts w:cstheme="minorBidi"/>
          <w:kern w:val="2"/>
          <w:sz w:val="21"/>
        </w:rPr>
      </w:pPr>
      <w:ins w:id="846" w:author="孙心茹 [2]" w:date="2025-11-01T20:53:16Z">
        <w:r>
          <w:rPr>
            <w:rFonts w:hint="eastAsia" w:cstheme="minorBidi"/>
            <w:kern w:val="2"/>
            <w:sz w:val="21"/>
            <w:rPrChange w:id="847" w:author="孙心茹 [2]" w:date="2025-11-01T20:53:16Z">
              <w:rPr>
                <w:rFonts w:hint="eastAsia"/>
              </w:rPr>
            </w:rPrChange>
          </w:rPr>
          <w:t>在总体结构确认后，本研究进一步在条目层面对自我报告数据进行精炼，以识别积极自我观的稳定社群结构。</w:t>
        </w:r>
      </w:ins>
      <w:ins w:id="848" w:author="孙心茹 [2]" w:date="2025-11-01T20:53:16Z">
        <w:r>
          <w:rPr>
            <w:rFonts w:hint="eastAsia" w:cstheme="minorBidi"/>
            <w:kern w:val="2"/>
            <w:sz w:val="21"/>
            <w:rPrChange w:id="849" w:author="孙心茹 [2]" w:date="2025-11-01T20:53:16Z">
              <w:rPr>
                <w:rFonts w:hint="eastAsia"/>
              </w:rPr>
            </w:rPrChange>
          </w:rPr>
          <w:t>具体而言，首先基于 EGA 的平均相关度（average redundancy） 指标评估条目间的冗余程度，剔除高度重叠或信息重复的项目，从而减少测量噪声并提高结构清晰度。</w:t>
        </w:r>
      </w:ins>
      <w:ins w:id="850" w:author="孙心茹 [2]" w:date="2025-11-01T20:53:16Z">
        <w:r>
          <w:rPr>
            <w:rFonts w:hint="eastAsia" w:cstheme="minorBidi"/>
            <w:kern w:val="2"/>
            <w:sz w:val="21"/>
            <w:rPrChange w:id="851" w:author="孙心茹 [2]" w:date="2025-11-01T20:53:16Z">
              <w:rPr>
                <w:rFonts w:hint="eastAsia"/>
              </w:rPr>
            </w:rPrChange>
          </w:rPr>
          <w:t>随后，对保留条目重新进行 EGA 分析，自动识别潜在的社群（communities），即条目在统计意义上形成的功能性维度。EGA 使用 Walktrap 算法识别社群边界，从而揭示条目在数据驱动框架下的聚类结构。</w:t>
        </w:r>
      </w:ins>
      <w:ins w:id="852" w:author="孙心茹 [2]" w:date="2025-11-01T20:53:16Z">
        <w:r>
          <w:rPr>
            <w:rFonts w:hint="eastAsia" w:cstheme="minorBidi"/>
            <w:kern w:val="2"/>
            <w:sz w:val="21"/>
            <w:rPrChange w:id="853" w:author="孙心茹 [2]" w:date="2025-11-01T20:53:16Z">
              <w:rPr>
                <w:rFonts w:hint="eastAsia"/>
              </w:rPr>
            </w:rPrChange>
          </w:rPr>
          <w:t>最终，根据社群划分结果与心理学理论解释对维度进行命名。该分析为积极自我观的维度提取提供了理论与统计双重依据。</w:t>
        </w:r>
      </w:ins>
      <w:ins w:id="854" w:author="孙心茹" w:date="2025-10-19T17:33:00Z">
        <w:del w:id="855" w:author="孙心茹 [2]" w:date="2025-11-01T20:53:09Z">
          <w:r>
            <w:rPr>
              <w:rFonts w:hint="eastAsia" w:cstheme="minorBidi"/>
              <w:kern w:val="2"/>
              <w:sz w:val="21"/>
            </w:rPr>
            <w:delText>使用网络分析(</w:delText>
          </w:r>
        </w:del>
      </w:ins>
      <w:ins w:id="856" w:author="孙心茹" w:date="2025-10-19T17:34:00Z">
        <w:del w:id="857" w:author="孙心茹 [2]" w:date="2025-11-01T20:53:09Z">
          <w:r>
            <w:rPr>
              <w:rFonts w:hint="eastAsia" w:cstheme="minorBidi"/>
              <w:kern w:val="2"/>
              <w:sz w:val="21"/>
            </w:rPr>
            <w:delText>EGA)中的平均相关度剔除条目中的冗余项</w:delText>
          </w:r>
        </w:del>
      </w:ins>
      <w:ins w:id="858" w:author="孙心茹" w:date="2025-10-19T17:35:00Z">
        <w:del w:id="859" w:author="孙心茹 [2]" w:date="2025-11-01T20:53:09Z">
          <w:r>
            <w:rPr>
              <w:rFonts w:hint="eastAsia" w:cstheme="minorBidi"/>
              <w:kern w:val="2"/>
              <w:sz w:val="21"/>
            </w:rPr>
            <w:delText>，并且对筛选后的条目自动进行</w:delText>
          </w:r>
        </w:del>
      </w:ins>
      <w:ins w:id="860" w:author="孙心茹" w:date="2025-10-19T17:40:00Z">
        <w:del w:id="861" w:author="孙心茹 [2]" w:date="2025-11-01T20:53:09Z">
          <w:r>
            <w:rPr>
              <w:rFonts w:hint="eastAsia" w:cstheme="minorBidi"/>
              <w:kern w:val="2"/>
              <w:sz w:val="21"/>
            </w:rPr>
            <w:delText>“</w:delText>
          </w:r>
        </w:del>
      </w:ins>
      <w:ins w:id="862" w:author="孙心茹" w:date="2025-10-19T17:35:00Z">
        <w:del w:id="863" w:author="孙心茹 [2]" w:date="2025-11-01T20:53:09Z">
          <w:r>
            <w:rPr>
              <w:rFonts w:hint="eastAsia" w:cstheme="minorBidi"/>
              <w:kern w:val="2"/>
              <w:sz w:val="21"/>
            </w:rPr>
            <w:delText>社群</w:delText>
          </w:r>
        </w:del>
      </w:ins>
      <w:ins w:id="864" w:author="孙心茹" w:date="2025-10-19T17:40:00Z">
        <w:del w:id="865" w:author="孙心茹 [2]" w:date="2025-11-01T20:53:09Z">
          <w:r>
            <w:rPr>
              <w:rFonts w:hint="eastAsia" w:cstheme="minorBidi"/>
              <w:kern w:val="2"/>
              <w:sz w:val="21"/>
            </w:rPr>
            <w:delText>”</w:delText>
          </w:r>
        </w:del>
      </w:ins>
      <w:ins w:id="866" w:author="孙心茹" w:date="2025-10-19T17:35:00Z">
        <w:del w:id="867" w:author="孙心茹 [2]" w:date="2025-11-01T20:53:09Z">
          <w:r>
            <w:rPr>
              <w:rFonts w:hint="eastAsia" w:cstheme="minorBidi"/>
              <w:kern w:val="2"/>
              <w:sz w:val="21"/>
            </w:rPr>
            <w:delText>识别，以识别</w:delText>
          </w:r>
        </w:del>
      </w:ins>
      <w:ins w:id="868" w:author="孙心茹" w:date="2025-10-19T17:36:00Z">
        <w:del w:id="869" w:author="孙心茹 [2]" w:date="2025-11-01T20:53:09Z">
          <w:r>
            <w:rPr>
              <w:rFonts w:hint="eastAsia" w:cstheme="minorBidi"/>
              <w:kern w:val="2"/>
              <w:sz w:val="21"/>
            </w:rPr>
            <w:delText>其潜在的维度。</w:delText>
          </w:r>
        </w:del>
      </w:ins>
    </w:p>
    <w:p w14:paraId="65C7CC87">
      <w:pPr>
        <w:pStyle w:val="6"/>
        <w:widowControl/>
        <w:rPr>
          <w:ins w:id="870" w:author="孙心茹" w:date="2025-10-19T17:36:00Z"/>
          <w:rFonts w:cstheme="minorBidi"/>
          <w:kern w:val="2"/>
          <w:sz w:val="21"/>
        </w:rPr>
      </w:pPr>
      <w:ins w:id="871" w:author="孙心茹" w:date="2025-10-19T19:24:00Z">
        <w:r>
          <w:rPr>
            <w:rFonts w:hint="eastAsia" w:cstheme="minorBidi"/>
            <w:kern w:val="2"/>
            <w:sz w:val="21"/>
          </w:rPr>
          <w:t xml:space="preserve">2.4.4 </w:t>
        </w:r>
      </w:ins>
      <w:ins w:id="872" w:author="孙心茹" w:date="2025-10-19T16:58:00Z">
        <w:r>
          <w:rPr>
            <w:rFonts w:hint="eastAsia" w:cstheme="minorBidi"/>
            <w:kern w:val="2"/>
            <w:sz w:val="21"/>
          </w:rPr>
          <w:t>Predictive Modeling of Mental Health Outcomes</w:t>
        </w:r>
      </w:ins>
    </w:p>
    <w:p w14:paraId="78A88996">
      <w:pPr>
        <w:pStyle w:val="6"/>
        <w:widowControl/>
        <w:ind w:firstLine="420" w:firstLineChars="200"/>
        <w:rPr>
          <w:ins w:id="873" w:author="孙心茹" w:date="2025-10-19T16:48:00Z"/>
          <w:rFonts w:cstheme="minorBidi"/>
          <w:kern w:val="2"/>
          <w:sz w:val="21"/>
        </w:rPr>
      </w:pPr>
      <w:ins w:id="874" w:author="孙心茹 [2]" w:date="2025-11-01T20:54:33Z">
        <w:r>
          <w:rPr>
            <w:rFonts w:hint="eastAsia" w:cstheme="minorBidi"/>
            <w:kern w:val="2"/>
            <w:sz w:val="21"/>
            <w:rPrChange w:id="875" w:author="孙心茹 [2]" w:date="2025-11-01T20:54:33Z">
              <w:rPr>
                <w:rFonts w:hint="eastAsia"/>
              </w:rPr>
            </w:rPrChange>
          </w:rPr>
          <w:t>为进一步检验积极自我观在功能层面的预测效度，本研究采用自动机器学习（Automated Machine Learning, AutoML） 方法，以积极自我观条目为输入变量，预测多项心理健康结果，包括抑郁（PHQ-9）、焦虑（GAD-7）、主观幸福感（SWB）与拖延倾向（SGPS）。</w:t>
        </w:r>
      </w:ins>
      <w:ins w:id="876" w:author="孙心茹 [2]" w:date="2025-11-01T20:54:33Z">
        <w:r>
          <w:rPr>
            <w:rFonts w:hint="eastAsia" w:cstheme="minorBidi"/>
            <w:kern w:val="2"/>
            <w:sz w:val="21"/>
            <w:rPrChange w:id="877" w:author="孙心茹 [2]" w:date="2025-11-01T20:54:33Z">
              <w:rPr>
                <w:rFonts w:hint="eastAsia"/>
              </w:rPr>
            </w:rPrChange>
          </w:rPr>
          <w:t>AutoML 自动执行算法选择、参数优化与交叉验证，以获取最优模型。模型性能通过 决定系数（R²）、均方根误差（RMSE） 与 平均绝对误差（MAE） 等指标评估预测准确度与稳健性。</w:t>
        </w:r>
      </w:ins>
      <w:ins w:id="878" w:author="孙心茹 [2]" w:date="2025-11-01T20:54:33Z">
        <w:r>
          <w:rPr>
            <w:rFonts w:hint="eastAsia" w:cstheme="minorBidi"/>
            <w:kern w:val="2"/>
            <w:sz w:val="21"/>
            <w:rPrChange w:id="879" w:author="孙心茹 [2]" w:date="2025-11-01T20:54:33Z">
              <w:rPr>
                <w:rFonts w:hint="eastAsia"/>
              </w:rPr>
            </w:rPrChange>
          </w:rPr>
          <w:t>进一步计算各条目的 SHAP 值（SHapley Additive exPlanations），用于量化每个条目在预测模型中的相对重要性。最后，将高贡献条目与EGA识别的社群结构进行对照，以检验结构性维度与功能性预测之间的一致性，从而验证积极自我观的“结构–功能”对应关系。</w:t>
        </w:r>
      </w:ins>
      <w:ins w:id="880" w:author="孙心茹" w:date="2025-10-19T17:36:00Z">
        <w:del w:id="881" w:author="孙心茹 [2]" w:date="2025-11-01T20:54:23Z">
          <w:r>
            <w:rPr>
              <w:rFonts w:hint="eastAsia" w:cstheme="minorBidi"/>
              <w:kern w:val="2"/>
              <w:sz w:val="21"/>
            </w:rPr>
            <w:delText>采用自动机器学习(AutoML)</w:delText>
          </w:r>
        </w:del>
      </w:ins>
      <w:ins w:id="882" w:author="孙心茹" w:date="2025-10-19T17:37:00Z">
        <w:del w:id="883" w:author="孙心茹 [2]" w:date="2025-11-01T20:54:23Z">
          <w:r>
            <w:rPr>
              <w:rFonts w:hint="eastAsia" w:cstheme="minorBidi"/>
              <w:kern w:val="2"/>
              <w:sz w:val="21"/>
            </w:rPr>
            <w:delText>方法，使用</w:delText>
          </w:r>
        </w:del>
      </w:ins>
      <w:ins w:id="884" w:author="孙心茹" w:date="2025-10-19T17:38:00Z">
        <w:del w:id="885" w:author="孙心茹 [2]" w:date="2025-11-01T20:54:23Z">
          <w:r>
            <w:rPr>
              <w:rFonts w:hint="eastAsia" w:cstheme="minorBidi"/>
              <w:kern w:val="2"/>
              <w:sz w:val="21"/>
            </w:rPr>
            <w:delText>全部</w:delText>
          </w:r>
        </w:del>
      </w:ins>
      <w:ins w:id="886" w:author="孙心茹" w:date="2025-10-19T17:37:00Z">
        <w:del w:id="887" w:author="孙心茹 [2]" w:date="2025-11-01T20:54:23Z">
          <w:r>
            <w:rPr>
              <w:rFonts w:hint="eastAsia" w:cstheme="minorBidi"/>
              <w:kern w:val="2"/>
              <w:sz w:val="21"/>
            </w:rPr>
            <w:delText>积极自我</w:delText>
          </w:r>
        </w:del>
      </w:ins>
      <w:ins w:id="888" w:author="孙心茹" w:date="2025-10-19T17:38:00Z">
        <w:del w:id="889" w:author="孙心茹 [2]" w:date="2025-11-01T20:54:23Z">
          <w:r>
            <w:rPr>
              <w:rFonts w:hint="eastAsia" w:cstheme="minorBidi"/>
              <w:kern w:val="2"/>
              <w:sz w:val="21"/>
            </w:rPr>
            <w:delText>观条目对心理健康及适应进行预测，</w:delText>
          </w:r>
        </w:del>
      </w:ins>
      <w:ins w:id="890" w:author="孙心茹" w:date="2025-10-19T17:39:00Z">
        <w:del w:id="891" w:author="孙心茹 [2]" w:date="2025-11-01T20:54:23Z">
          <w:r>
            <w:rPr>
              <w:rFonts w:hint="eastAsia" w:cstheme="minorBidi"/>
              <w:kern w:val="2"/>
              <w:sz w:val="21"/>
            </w:rPr>
            <w:delText>根据SHAP值评估条目对预测的贡献程度，</w:delText>
          </w:r>
        </w:del>
      </w:ins>
      <w:ins w:id="892" w:author="孙心茹" w:date="2025-10-19T17:40:00Z">
        <w:del w:id="893" w:author="孙心茹 [2]" w:date="2025-11-01T20:54:23Z">
          <w:r>
            <w:rPr>
              <w:rFonts w:hint="eastAsia" w:cstheme="minorBidi"/>
              <w:kern w:val="2"/>
              <w:sz w:val="21"/>
            </w:rPr>
            <w:delText>检验高贡献条目与“社群”是否吻合。</w:delText>
          </w:r>
        </w:del>
      </w:ins>
    </w:p>
    <w:p w14:paraId="228C6B5A">
      <w:pPr>
        <w:pStyle w:val="6"/>
        <w:ind w:firstLine="420" w:firstLineChars="200"/>
        <w:rPr>
          <w:rFonts w:cstheme="minorBidi"/>
          <w:kern w:val="2"/>
          <w:sz w:val="21"/>
        </w:rPr>
      </w:pPr>
    </w:p>
    <w:p w14:paraId="7E7C053B">
      <w:pPr>
        <w:pStyle w:val="3"/>
        <w:rPr>
          <w:rFonts w:hint="default"/>
          <w:lang w:bidi="ar"/>
        </w:rPr>
      </w:pPr>
      <w:ins w:id="894" w:author="孙心茹" w:date="2025-10-19T19:24:00Z">
        <w:r>
          <w:rPr>
            <w:lang w:bidi="ar"/>
          </w:rPr>
          <w:t xml:space="preserve">3 </w:t>
        </w:r>
      </w:ins>
      <w:commentRangeStart w:id="12"/>
      <w:r>
        <w:rPr>
          <w:lang w:bidi="ar"/>
        </w:rPr>
        <w:t>Results</w:t>
      </w:r>
      <w:commentRangeEnd w:id="12"/>
      <w:r>
        <w:commentReference w:id="12"/>
      </w:r>
    </w:p>
    <w:p w14:paraId="214C6AC3">
      <w:pPr>
        <w:pStyle w:val="6"/>
        <w:rPr>
          <w:ins w:id="895" w:author="孙心茹" w:date="2025-10-19T19:25:00Z"/>
          <w:rFonts w:cstheme="minorBidi"/>
          <w:kern w:val="2"/>
          <w:sz w:val="21"/>
        </w:rPr>
      </w:pPr>
      <w:ins w:id="896" w:author="孙心茹" w:date="2025-10-19T19:24:00Z">
        <w:r>
          <w:rPr>
            <w:rFonts w:hint="eastAsia" w:cstheme="minorBidi"/>
            <w:kern w:val="2"/>
            <w:sz w:val="21"/>
          </w:rPr>
          <w:t xml:space="preserve">3.1 </w:t>
        </w:r>
      </w:ins>
      <w:ins w:id="897" w:author="孙心茹" w:date="2025-10-19T19:25:00Z">
        <w:r>
          <w:rPr>
            <w:rFonts w:hint="eastAsia" w:cstheme="minorBidi"/>
            <w:kern w:val="2"/>
            <w:sz w:val="21"/>
          </w:rPr>
          <w:t>Structural Characteristics of Positive Self-View</w:t>
        </w:r>
      </w:ins>
    </w:p>
    <w:p w14:paraId="4897CE69">
      <w:pPr>
        <w:pStyle w:val="6"/>
        <w:ind w:firstLine="420" w:firstLineChars="200"/>
        <w:rPr>
          <w:rFonts w:cstheme="minorBidi"/>
          <w:kern w:val="2"/>
          <w:sz w:val="21"/>
        </w:rPr>
      </w:pPr>
      <w:ins w:id="898" w:author="孙心茹" w:date="2025-10-06T17:25:00Z">
        <w:r>
          <w:rPr>
            <w:rFonts w:hint="eastAsia" w:cstheme="minorBidi"/>
            <w:kern w:val="2"/>
            <w:sz w:val="21"/>
          </w:rPr>
          <w:t>相关分析表明</w:t>
        </w:r>
      </w:ins>
      <w:ins w:id="899" w:author="孙心茹" w:date="2025-10-06T17:26:00Z">
        <w:r>
          <w:rPr>
            <w:rFonts w:hint="eastAsia" w:cstheme="minorBidi"/>
            <w:kern w:val="2"/>
            <w:sz w:val="21"/>
          </w:rPr>
          <w:t>，</w:t>
        </w:r>
      </w:ins>
      <w:ins w:id="900" w:author="孙心茹" w:date="2025-10-06T17:25:00Z">
        <w:r>
          <w:rPr>
            <w:rFonts w:hint="eastAsia" w:cstheme="minorBidi"/>
            <w:kern w:val="2"/>
            <w:sz w:val="21"/>
          </w:rPr>
          <w:t>自我报告数据内部相关高</w:t>
        </w:r>
      </w:ins>
      <w:ins w:id="901" w:author="孙心茹" w:date="2025-10-06T17:26:00Z">
        <w:r>
          <w:rPr>
            <w:rFonts w:hint="eastAsia" w:cstheme="minorBidi"/>
            <w:kern w:val="2"/>
            <w:sz w:val="21"/>
          </w:rPr>
          <w:t>，</w:t>
        </w:r>
      </w:ins>
      <w:ins w:id="902" w:author="孙心茹" w:date="2025-10-06T17:25:00Z">
        <w:r>
          <w:rPr>
            <w:rFonts w:hint="eastAsia" w:cstheme="minorBidi"/>
            <w:kern w:val="2"/>
            <w:sz w:val="21"/>
          </w:rPr>
          <w:t>行为任务指标内部关联弱</w:t>
        </w:r>
      </w:ins>
      <w:ins w:id="903" w:author="孙心茹" w:date="2025-10-06T17:27:00Z">
        <w:r>
          <w:rPr>
            <w:rFonts w:hint="eastAsia" w:cstheme="minorBidi"/>
            <w:kern w:val="2"/>
            <w:sz w:val="21"/>
          </w:rPr>
          <w:t>，</w:t>
        </w:r>
      </w:ins>
      <w:ins w:id="904" w:author="孙心茹" w:date="2025-10-06T17:25:00Z">
        <w:r>
          <w:rPr>
            <w:rFonts w:hint="eastAsia" w:cstheme="minorBidi"/>
            <w:kern w:val="2"/>
            <w:sz w:val="21"/>
          </w:rPr>
          <w:t>行为任务指标自我报告与行为任务之间相关性较低，</w:t>
        </w:r>
      </w:ins>
      <w:ins w:id="905" w:author="孙心茹" w:date="2025-10-06T17:27:00Z">
        <w:r>
          <w:rPr>
            <w:rFonts w:hint="eastAsia" w:cstheme="minorBidi"/>
            <w:kern w:val="2"/>
            <w:sz w:val="21"/>
          </w:rPr>
          <w:t>二者</w:t>
        </w:r>
      </w:ins>
      <w:ins w:id="906" w:author="孙心茹" w:date="2025-10-06T17:25:00Z">
        <w:r>
          <w:rPr>
            <w:rFonts w:hint="eastAsia" w:cstheme="minorBidi"/>
            <w:kern w:val="2"/>
            <w:sz w:val="21"/>
          </w:rPr>
          <w:t>反映积极自我</w:t>
        </w:r>
      </w:ins>
      <w:ins w:id="907" w:author="孙心茹" w:date="2025-10-06T17:27:00Z">
        <w:r>
          <w:rPr>
            <w:rFonts w:hint="eastAsia" w:cstheme="minorBidi"/>
            <w:kern w:val="2"/>
            <w:sz w:val="21"/>
          </w:rPr>
          <w:t>观</w:t>
        </w:r>
      </w:ins>
      <w:ins w:id="908" w:author="孙心茹" w:date="2025-10-06T17:25:00Z">
        <w:r>
          <w:rPr>
            <w:rFonts w:hint="eastAsia" w:cstheme="minorBidi"/>
            <w:kern w:val="2"/>
            <w:sz w:val="21"/>
          </w:rPr>
          <w:t>的不同方面</w:t>
        </w:r>
      </w:ins>
      <w:ins w:id="909" w:author="孙心茹" w:date="2025-10-06T17:27:00Z">
        <w:r>
          <w:rPr>
            <w:rFonts w:hint="eastAsia" w:cstheme="minorBidi"/>
            <w:kern w:val="2"/>
            <w:sz w:val="21"/>
          </w:rPr>
          <w:t>；</w:t>
        </w:r>
      </w:ins>
      <w:ins w:id="910" w:author="孙心茹" w:date="2025-10-06T17:25:00Z">
        <w:r>
          <w:rPr>
            <w:rFonts w:hint="eastAsia" w:cstheme="minorBidi"/>
            <w:kern w:val="2"/>
            <w:sz w:val="21"/>
          </w:rPr>
          <w:t>网络分析进一步验证自我报告与行为任务之间在结构层面呈现出明显的分离状态</w:t>
        </w:r>
      </w:ins>
      <w:ins w:id="911" w:author="孙心茹" w:date="2025-10-06T17:28:00Z">
        <w:r>
          <w:rPr>
            <w:rFonts w:hint="eastAsia" w:cstheme="minorBidi"/>
            <w:kern w:val="2"/>
            <w:sz w:val="21"/>
          </w:rPr>
          <w:t>；</w:t>
        </w:r>
      </w:ins>
      <w:ins w:id="912" w:author="孙心茹" w:date="2025-10-06T17:25:00Z">
        <w:r>
          <w:rPr>
            <w:rFonts w:hint="eastAsia" w:cstheme="minorBidi"/>
            <w:kern w:val="2"/>
            <w:sz w:val="21"/>
          </w:rPr>
          <w:t>Bifactor Model</w:t>
        </w:r>
      </w:ins>
      <w:ins w:id="913" w:author="孙心茹" w:date="2025-10-06T17:29:00Z">
        <w:r>
          <w:rPr>
            <w:rFonts w:hint="eastAsia" w:cstheme="minorBidi"/>
            <w:kern w:val="2"/>
            <w:sz w:val="21"/>
          </w:rPr>
          <w:t>结果表明积极自我观</w:t>
        </w:r>
      </w:ins>
      <w:ins w:id="914" w:author="孙心茹" w:date="2025-10-06T17:25:00Z">
        <w:r>
          <w:rPr>
            <w:rFonts w:hint="eastAsia" w:cstheme="minorBidi"/>
            <w:kern w:val="2"/>
            <w:sz w:val="21"/>
          </w:rPr>
          <w:t>主要由各特定领域的特异因子驱动</w:t>
        </w:r>
      </w:ins>
      <w:ins w:id="915" w:author="孙心茹" w:date="2025-10-06T17:29:00Z">
        <w:r>
          <w:rPr>
            <w:rFonts w:hint="eastAsia" w:cstheme="minorBidi"/>
            <w:kern w:val="2"/>
            <w:sz w:val="21"/>
          </w:rPr>
          <w:t>，</w:t>
        </w:r>
      </w:ins>
      <w:ins w:id="916" w:author="孙心茹" w:date="2025-10-06T17:25:00Z">
        <w:r>
          <w:rPr>
            <w:rFonts w:hint="eastAsia" w:cstheme="minorBidi"/>
            <w:kern w:val="2"/>
            <w:sz w:val="21"/>
          </w:rPr>
          <w:t>更适合被理解为一个</w:t>
        </w:r>
      </w:ins>
      <w:ins w:id="917" w:author="孙心茹" w:date="2025-10-07T19:51:00Z">
        <w:r>
          <w:rPr>
            <w:rFonts w:hint="eastAsia" w:cstheme="minorBidi"/>
            <w:kern w:val="2"/>
            <w:sz w:val="21"/>
          </w:rPr>
          <w:t>家族</w:t>
        </w:r>
      </w:ins>
      <w:ins w:id="918" w:author="孙心茹" w:date="2025-10-06T17:25:00Z">
        <w:r>
          <w:rPr>
            <w:rFonts w:hint="eastAsia" w:cstheme="minorBidi"/>
            <w:kern w:val="2"/>
            <w:sz w:val="21"/>
          </w:rPr>
          <w:t>式构念。</w:t>
        </w:r>
      </w:ins>
    </w:p>
    <w:p w14:paraId="051EA674">
      <w:pPr>
        <w:pStyle w:val="6"/>
        <w:ind w:firstLine="420" w:firstLineChars="200"/>
        <w:rPr>
          <w:rFonts w:cstheme="minorBidi"/>
          <w:kern w:val="2"/>
          <w:sz w:val="21"/>
        </w:rPr>
      </w:pPr>
      <w:r>
        <w:rPr>
          <w:rFonts w:hint="eastAsia" w:cstheme="minorBidi"/>
          <w:kern w:val="2"/>
          <w:sz w:val="21"/>
        </w:rPr>
        <w:t>图1 自我报告数据相关分析</w:t>
      </w:r>
    </w:p>
    <w:p w14:paraId="0D080B12">
      <w:pPr>
        <w:pStyle w:val="6"/>
      </w:pPr>
      <w:r>
        <w:rPr>
          <w:rFonts w:hint="eastAsia"/>
        </w:rPr>
        <w:drawing>
          <wp:inline distT="0" distB="0" distL="114300" distR="114300">
            <wp:extent cx="3288030" cy="2719070"/>
            <wp:effectExtent l="0" t="0" r="13970" b="24130"/>
            <wp:docPr id="4" name="图片 4" descr="截屏2025-08-02 19.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8-02 19.18.25"/>
                    <pic:cNvPicPr>
                      <a:picLocks noChangeAspect="1"/>
                    </pic:cNvPicPr>
                  </pic:nvPicPr>
                  <pic:blipFill>
                    <a:blip r:embed="rId7"/>
                    <a:stretch>
                      <a:fillRect/>
                    </a:stretch>
                  </pic:blipFill>
                  <pic:spPr>
                    <a:xfrm>
                      <a:off x="0" y="0"/>
                      <a:ext cx="3288030" cy="2719070"/>
                    </a:xfrm>
                    <a:prstGeom prst="rect">
                      <a:avLst/>
                    </a:prstGeom>
                  </pic:spPr>
                </pic:pic>
              </a:graphicData>
            </a:graphic>
          </wp:inline>
        </w:drawing>
      </w:r>
    </w:p>
    <w:p w14:paraId="4995CF39">
      <w:pPr>
        <w:pStyle w:val="6"/>
        <w:ind w:firstLine="420" w:firstLineChars="200"/>
        <w:rPr>
          <w:rFonts w:cstheme="minorBidi"/>
          <w:kern w:val="2"/>
          <w:sz w:val="21"/>
        </w:rPr>
      </w:pPr>
      <w:r>
        <w:rPr>
          <w:rFonts w:hint="eastAsia" w:cstheme="minorBidi"/>
          <w:kern w:val="2"/>
          <w:sz w:val="21"/>
        </w:rPr>
        <w:t xml:space="preserve"> 图2  行为任务指标相关分析</w:t>
      </w:r>
    </w:p>
    <w:p w14:paraId="2D1AAE2D">
      <w:pPr>
        <w:pStyle w:val="6"/>
        <w:ind w:firstLine="480" w:firstLineChars="200"/>
      </w:pPr>
      <w:r>
        <w:drawing>
          <wp:inline distT="0" distB="0" distL="114300" distR="114300">
            <wp:extent cx="3543935" cy="2988945"/>
            <wp:effectExtent l="0" t="0" r="12065" b="8255"/>
            <wp:docPr id="18" name="图片 18" descr="截屏2025-08-02 19.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屏2025-08-02 19.19.06"/>
                    <pic:cNvPicPr>
                      <a:picLocks noChangeAspect="1"/>
                    </pic:cNvPicPr>
                  </pic:nvPicPr>
                  <pic:blipFill>
                    <a:blip r:embed="rId8"/>
                    <a:stretch>
                      <a:fillRect/>
                    </a:stretch>
                  </pic:blipFill>
                  <pic:spPr>
                    <a:xfrm>
                      <a:off x="0" y="0"/>
                      <a:ext cx="3543935" cy="2988945"/>
                    </a:xfrm>
                    <a:prstGeom prst="rect">
                      <a:avLst/>
                    </a:prstGeom>
                  </pic:spPr>
                </pic:pic>
              </a:graphicData>
            </a:graphic>
          </wp:inline>
        </w:drawing>
      </w:r>
    </w:p>
    <w:p w14:paraId="7958A21F">
      <w:pPr>
        <w:pStyle w:val="6"/>
        <w:ind w:firstLine="420" w:firstLineChars="200"/>
      </w:pPr>
      <w:r>
        <w:rPr>
          <w:rFonts w:hint="eastAsia" w:cstheme="minorBidi"/>
          <w:kern w:val="2"/>
          <w:sz w:val="21"/>
        </w:rPr>
        <w:t>图3 自我报告数据与行为任务指标相关分析</w:t>
      </w:r>
    </w:p>
    <w:p w14:paraId="381892D9">
      <w:pPr>
        <w:pStyle w:val="6"/>
        <w:ind w:firstLine="480" w:firstLineChars="200"/>
      </w:pPr>
      <w:r>
        <w:rPr>
          <w:rFonts w:hint="eastAsia"/>
        </w:rPr>
        <w:drawing>
          <wp:inline distT="0" distB="0" distL="114300" distR="114300">
            <wp:extent cx="3340100" cy="2679065"/>
            <wp:effectExtent l="0" t="0" r="12700" b="13335"/>
            <wp:docPr id="2" name="图片 2" descr="截屏2025-08-02 19.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08-02 19.17.31"/>
                    <pic:cNvPicPr>
                      <a:picLocks noChangeAspect="1"/>
                    </pic:cNvPicPr>
                  </pic:nvPicPr>
                  <pic:blipFill>
                    <a:blip r:embed="rId9"/>
                    <a:stretch>
                      <a:fillRect/>
                    </a:stretch>
                  </pic:blipFill>
                  <pic:spPr>
                    <a:xfrm>
                      <a:off x="0" y="0"/>
                      <a:ext cx="3340100" cy="2679065"/>
                    </a:xfrm>
                    <a:prstGeom prst="rect">
                      <a:avLst/>
                    </a:prstGeom>
                  </pic:spPr>
                </pic:pic>
              </a:graphicData>
            </a:graphic>
          </wp:inline>
        </w:drawing>
      </w:r>
    </w:p>
    <w:p w14:paraId="2FEF2BE4">
      <w:pPr>
        <w:pStyle w:val="6"/>
        <w:ind w:firstLine="420" w:firstLineChars="200"/>
        <w:rPr>
          <w:rFonts w:cstheme="minorBidi"/>
          <w:kern w:val="2"/>
          <w:sz w:val="21"/>
        </w:rPr>
      </w:pPr>
      <w:r>
        <w:rPr>
          <w:rFonts w:hint="eastAsia" w:cstheme="minorBidi"/>
          <w:kern w:val="2"/>
          <w:sz w:val="21"/>
        </w:rPr>
        <w:t>图4 自我报告数据与行为任务指标间网络分析</w:t>
      </w:r>
      <w:r>
        <w:rPr>
          <w:rFonts w:cstheme="minorBidi"/>
          <w:kern w:val="2"/>
          <w:sz w:val="21"/>
        </w:rPr>
        <w:t>(EGA)</w:t>
      </w:r>
    </w:p>
    <w:p w14:paraId="1C37BA4B">
      <w:pPr>
        <w:pStyle w:val="6"/>
        <w:ind w:firstLine="480" w:firstLineChars="200"/>
      </w:pPr>
      <w:r>
        <w:drawing>
          <wp:inline distT="0" distB="0" distL="114300" distR="114300">
            <wp:extent cx="3598545" cy="2147570"/>
            <wp:effectExtent l="0" t="0" r="8255" b="11430"/>
            <wp:docPr id="11" name="图片 11" descr="截屏2025-07-10 14.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07-10 14.26.51"/>
                    <pic:cNvPicPr>
                      <a:picLocks noChangeAspect="1"/>
                    </pic:cNvPicPr>
                  </pic:nvPicPr>
                  <pic:blipFill>
                    <a:blip r:embed="rId10"/>
                    <a:stretch>
                      <a:fillRect/>
                    </a:stretch>
                  </pic:blipFill>
                  <pic:spPr>
                    <a:xfrm>
                      <a:off x="0" y="0"/>
                      <a:ext cx="3598545" cy="2147570"/>
                    </a:xfrm>
                    <a:prstGeom prst="rect">
                      <a:avLst/>
                    </a:prstGeom>
                  </pic:spPr>
                </pic:pic>
              </a:graphicData>
            </a:graphic>
          </wp:inline>
        </w:drawing>
      </w:r>
    </w:p>
    <w:p w14:paraId="4549EAC1">
      <w:pPr>
        <w:pStyle w:val="6"/>
        <w:ind w:firstLine="420" w:firstLineChars="200"/>
        <w:rPr>
          <w:rFonts w:cstheme="minorBidi"/>
          <w:kern w:val="2"/>
          <w:sz w:val="21"/>
        </w:rPr>
      </w:pPr>
      <w:r>
        <w:rPr>
          <w:rFonts w:hint="eastAsia" w:cstheme="minorBidi"/>
          <w:kern w:val="2"/>
          <w:sz w:val="21"/>
        </w:rPr>
        <w:t>图5 所有条目进行</w:t>
      </w:r>
      <w:r>
        <w:rPr>
          <w:rFonts w:cstheme="minorBidi"/>
          <w:kern w:val="2"/>
          <w:sz w:val="21"/>
        </w:rPr>
        <w:t>B</w:t>
      </w:r>
      <w:r>
        <w:rPr>
          <w:rFonts w:hint="eastAsia" w:cstheme="minorBidi"/>
          <w:kern w:val="2"/>
          <w:sz w:val="21"/>
        </w:rPr>
        <w:t>ifactor</w:t>
      </w:r>
      <w:r>
        <w:rPr>
          <w:rFonts w:cstheme="minorBidi"/>
          <w:kern w:val="2"/>
          <w:sz w:val="21"/>
        </w:rPr>
        <w:t xml:space="preserve"> M</w:t>
      </w:r>
      <w:r>
        <w:rPr>
          <w:rFonts w:hint="eastAsia" w:cstheme="minorBidi"/>
          <w:kern w:val="2"/>
          <w:sz w:val="21"/>
        </w:rPr>
        <w:t>odel分析（提取共同因子，检验是否是家族式构念）</w:t>
      </w:r>
    </w:p>
    <w:p w14:paraId="187B5D39">
      <w:pPr>
        <w:pStyle w:val="6"/>
        <w:ind w:firstLine="480" w:firstLineChars="200"/>
        <w:rPr>
          <w:rFonts w:cstheme="minorBidi"/>
          <w:kern w:val="2"/>
          <w:sz w:val="21"/>
        </w:rPr>
      </w:pPr>
      <w:r>
        <w:drawing>
          <wp:inline distT="0" distB="0" distL="114300" distR="114300">
            <wp:extent cx="4464050" cy="2491105"/>
            <wp:effectExtent l="0" t="0" r="6350" b="23495"/>
            <wp:docPr id="3" name="图片 3" descr="截屏2025-08-07 17.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8-07 17.24.46"/>
                    <pic:cNvPicPr>
                      <a:picLocks noChangeAspect="1"/>
                    </pic:cNvPicPr>
                  </pic:nvPicPr>
                  <pic:blipFill>
                    <a:blip r:embed="rId11"/>
                    <a:stretch>
                      <a:fillRect/>
                    </a:stretch>
                  </pic:blipFill>
                  <pic:spPr>
                    <a:xfrm>
                      <a:off x="0" y="0"/>
                      <a:ext cx="4464050" cy="2491105"/>
                    </a:xfrm>
                    <a:prstGeom prst="rect">
                      <a:avLst/>
                    </a:prstGeom>
                  </pic:spPr>
                </pic:pic>
              </a:graphicData>
            </a:graphic>
          </wp:inline>
        </w:drawing>
      </w:r>
    </w:p>
    <w:p w14:paraId="0B897813">
      <w:pPr>
        <w:pStyle w:val="6"/>
        <w:rPr>
          <w:ins w:id="919" w:author="孙心茹" w:date="2025-10-19T19:25:00Z"/>
          <w:rFonts w:cstheme="minorBidi"/>
          <w:kern w:val="2"/>
          <w:sz w:val="21"/>
        </w:rPr>
      </w:pPr>
      <w:ins w:id="920" w:author="孙心茹" w:date="2025-10-19T19:24:00Z">
        <w:r>
          <w:rPr>
            <w:rFonts w:hint="eastAsia" w:cstheme="minorBidi"/>
            <w:kern w:val="2"/>
            <w:sz w:val="21"/>
          </w:rPr>
          <w:t xml:space="preserve">3.2 </w:t>
        </w:r>
      </w:ins>
      <w:ins w:id="921" w:author="孙心茹" w:date="2025-10-19T19:25:00Z">
        <w:r>
          <w:rPr>
            <w:rFonts w:hint="eastAsia" w:cstheme="minorBidi"/>
            <w:kern w:val="2"/>
            <w:sz w:val="21"/>
          </w:rPr>
          <w:t>Dimensional Structure of Positive Self-View</w:t>
        </w:r>
      </w:ins>
    </w:p>
    <w:p w14:paraId="6BB4201E">
      <w:pPr>
        <w:pStyle w:val="6"/>
        <w:ind w:firstLine="420" w:firstLineChars="200"/>
        <w:rPr>
          <w:rFonts w:cstheme="minorBidi"/>
          <w:kern w:val="2"/>
          <w:sz w:val="21"/>
        </w:rPr>
      </w:pPr>
      <w:ins w:id="922" w:author="孙心茹" w:date="2025-10-07T16:22:00Z">
        <w:r>
          <w:rPr>
            <w:rFonts w:hint="eastAsia" w:cstheme="minorBidi"/>
            <w:kern w:val="2"/>
            <w:sz w:val="21"/>
          </w:rPr>
          <w:t>在第一步分析的基础上利用</w:t>
        </w:r>
      </w:ins>
      <w:ins w:id="923" w:author="孙心茹" w:date="2025-10-17T15:50:00Z">
        <w:r>
          <w:rPr>
            <w:rFonts w:hint="eastAsia" w:cstheme="minorBidi"/>
            <w:kern w:val="2"/>
            <w:sz w:val="21"/>
          </w:rPr>
          <w:t>网络分析（</w:t>
        </w:r>
      </w:ins>
      <w:ins w:id="924" w:author="孙心茹" w:date="2025-10-17T15:50:00Z">
        <w:r>
          <w:rPr>
            <w:rFonts w:cstheme="minorBidi"/>
            <w:kern w:val="2"/>
            <w:sz w:val="21"/>
          </w:rPr>
          <w:t>EGA</w:t>
        </w:r>
      </w:ins>
      <w:ins w:id="925" w:author="孙心茹" w:date="2025-10-17T15:50:00Z">
        <w:r>
          <w:rPr>
            <w:rFonts w:hint="eastAsia" w:cstheme="minorBidi"/>
            <w:kern w:val="2"/>
            <w:sz w:val="21"/>
          </w:rPr>
          <w:t>）</w:t>
        </w:r>
      </w:ins>
      <w:ins w:id="926" w:author="孙心茹" w:date="2025-10-07T16:22:00Z">
        <w:r>
          <w:rPr>
            <w:rFonts w:hint="eastAsia" w:cstheme="minorBidi"/>
            <w:kern w:val="2"/>
            <w:sz w:val="21"/>
          </w:rPr>
          <w:t>对</w:t>
        </w:r>
      </w:ins>
      <w:ins w:id="927" w:author="孙心茹" w:date="2025-10-07T16:23:00Z">
        <w:r>
          <w:rPr>
            <w:rFonts w:hint="eastAsia" w:cstheme="minorBidi"/>
            <w:kern w:val="2"/>
            <w:sz w:val="21"/>
          </w:rPr>
          <w:t>全部测量条目进行筛选，排除</w:t>
        </w:r>
      </w:ins>
      <w:ins w:id="928" w:author="孙心茹" w:date="2025-10-17T18:40:00Z">
        <w:r>
          <w:rPr>
            <w:rFonts w:hint="eastAsia" w:cstheme="minorBidi"/>
            <w:kern w:val="2"/>
            <w:sz w:val="21"/>
          </w:rPr>
          <w:t>冗余条目，</w:t>
        </w:r>
      </w:ins>
      <w:ins w:id="929" w:author="孙心茹" w:date="2025-10-17T18:41:00Z">
        <w:r>
          <w:rPr>
            <w:rFonts w:hint="eastAsia" w:cstheme="minorBidi"/>
            <w:kern w:val="2"/>
            <w:sz w:val="21"/>
          </w:rPr>
          <w:t>识别到了7个社群</w:t>
        </w:r>
      </w:ins>
      <w:ins w:id="930" w:author="孙心茹" w:date="2025-10-19T19:22:00Z">
        <w:r>
          <w:rPr>
            <w:rFonts w:hint="eastAsia" w:cstheme="minorBidi"/>
            <w:kern w:val="2"/>
            <w:sz w:val="21"/>
          </w:rPr>
          <w:t>，分别为自我清晰与积极期望、自我掌控与道德自我、核心自尊与社会自我、防御性自我增强、积极自我加工、印象管理、道德形象。</w:t>
        </w:r>
      </w:ins>
      <w:ins w:id="931" w:author="孙心茹" w:date="2025-10-17T18:41:00Z">
        <w:r>
          <w:rPr>
            <w:rFonts w:hint="eastAsia" w:cstheme="minorBidi"/>
            <w:kern w:val="2"/>
            <w:sz w:val="21"/>
          </w:rPr>
          <w:t>结果表明</w:t>
        </w:r>
      </w:ins>
      <w:r>
        <w:rPr>
          <w:rFonts w:hint="eastAsia" w:cstheme="minorBidi"/>
          <w:kern w:val="2"/>
          <w:sz w:val="21"/>
        </w:rPr>
        <w:t>积极自我观并非单一维度，而是由若干相对独立的</w:t>
      </w:r>
      <w:ins w:id="932" w:author="孙心茹" w:date="2025-10-17T18:41:00Z">
        <w:r>
          <w:rPr>
            <w:rFonts w:hint="eastAsia" w:cstheme="minorBidi"/>
            <w:kern w:val="2"/>
            <w:sz w:val="21"/>
          </w:rPr>
          <w:t>维度</w:t>
        </w:r>
      </w:ins>
      <w:r>
        <w:rPr>
          <w:rFonts w:hint="eastAsia" w:cstheme="minorBidi"/>
          <w:kern w:val="2"/>
          <w:sz w:val="21"/>
        </w:rPr>
        <w:t>组成</w:t>
      </w:r>
      <w:ins w:id="933" w:author="孙心茹" w:date="2025-10-07T16:24:00Z">
        <w:r>
          <w:rPr>
            <w:rFonts w:hint="eastAsia" w:cstheme="minorBidi"/>
            <w:kern w:val="2"/>
            <w:sz w:val="21"/>
          </w:rPr>
          <w:t>；整体拟合指标显示模型拟合良好。</w:t>
        </w:r>
      </w:ins>
    </w:p>
    <w:p w14:paraId="4AC84EE9">
      <w:pPr>
        <w:pStyle w:val="6"/>
        <w:ind w:firstLine="420" w:firstLineChars="200"/>
        <w:rPr>
          <w:rFonts w:cstheme="minorBidi"/>
          <w:kern w:val="2"/>
          <w:sz w:val="21"/>
        </w:rPr>
      </w:pPr>
    </w:p>
    <w:p w14:paraId="23C89988">
      <w:pPr>
        <w:pStyle w:val="6"/>
        <w:ind w:firstLine="420" w:firstLineChars="200"/>
        <w:rPr>
          <w:rFonts w:cstheme="minorBidi"/>
          <w:kern w:val="2"/>
          <w:sz w:val="21"/>
        </w:rPr>
      </w:pPr>
    </w:p>
    <w:p w14:paraId="286474DA">
      <w:pPr>
        <w:pStyle w:val="6"/>
        <w:ind w:firstLine="420" w:firstLineChars="200"/>
        <w:rPr>
          <w:rFonts w:cstheme="minorBidi"/>
          <w:kern w:val="2"/>
          <w:sz w:val="21"/>
        </w:rPr>
      </w:pPr>
    </w:p>
    <w:p w14:paraId="5F9A52B5">
      <w:pPr>
        <w:pStyle w:val="6"/>
        <w:ind w:firstLine="420" w:firstLineChars="200"/>
        <w:rPr>
          <w:rFonts w:cstheme="minorBidi"/>
          <w:kern w:val="2"/>
          <w:sz w:val="21"/>
        </w:rPr>
      </w:pPr>
    </w:p>
    <w:p w14:paraId="5AC9F8EC">
      <w:pPr>
        <w:pStyle w:val="6"/>
        <w:ind w:firstLine="420" w:firstLineChars="200"/>
        <w:rPr>
          <w:rFonts w:cstheme="minorBidi"/>
          <w:kern w:val="2"/>
          <w:sz w:val="21"/>
        </w:rPr>
      </w:pPr>
    </w:p>
    <w:p w14:paraId="7DD66139">
      <w:pPr>
        <w:pStyle w:val="6"/>
        <w:ind w:firstLine="420" w:firstLineChars="200"/>
        <w:rPr>
          <w:rFonts w:cstheme="minorBidi"/>
          <w:kern w:val="2"/>
          <w:sz w:val="21"/>
        </w:rPr>
      </w:pPr>
      <w:r>
        <w:rPr>
          <w:rFonts w:hint="eastAsia" w:cstheme="minorBidi"/>
          <w:kern w:val="2"/>
          <w:sz w:val="21"/>
        </w:rPr>
        <w:t>图6 网络分析</w:t>
      </w:r>
      <w:r>
        <w:rPr>
          <w:rFonts w:cstheme="minorBidi"/>
          <w:kern w:val="2"/>
          <w:sz w:val="21"/>
        </w:rPr>
        <w:t>(EGA)</w:t>
      </w:r>
      <w:r>
        <w:rPr>
          <w:rFonts w:hint="eastAsia" w:cstheme="minorBidi"/>
          <w:kern w:val="2"/>
          <w:sz w:val="21"/>
        </w:rPr>
        <w:t>提取社群</w:t>
      </w:r>
    </w:p>
    <w:p w14:paraId="568F4F2F">
      <w:pPr>
        <w:pStyle w:val="6"/>
        <w:ind w:firstLine="480" w:firstLineChars="200"/>
        <w:rPr>
          <w:rFonts w:cstheme="minorBidi"/>
          <w:kern w:val="2"/>
          <w:sz w:val="21"/>
        </w:rPr>
      </w:pPr>
      <w:r>
        <w:drawing>
          <wp:inline distT="0" distB="0" distL="114300" distR="114300">
            <wp:extent cx="4006850" cy="2120265"/>
            <wp:effectExtent l="0" t="0" r="635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006850" cy="2120265"/>
                    </a:xfrm>
                    <a:prstGeom prst="rect">
                      <a:avLst/>
                    </a:prstGeom>
                    <a:noFill/>
                    <a:ln>
                      <a:noFill/>
                    </a:ln>
                  </pic:spPr>
                </pic:pic>
              </a:graphicData>
            </a:graphic>
          </wp:inline>
        </w:drawing>
      </w:r>
    </w:p>
    <w:p w14:paraId="0AAB7AE2">
      <w:pPr>
        <w:pStyle w:val="6"/>
        <w:rPr>
          <w:ins w:id="934" w:author="孙心茹" w:date="2025-10-19T19:26:00Z"/>
          <w:rFonts w:cstheme="minorBidi"/>
          <w:kern w:val="2"/>
          <w:sz w:val="21"/>
        </w:rPr>
      </w:pPr>
      <w:ins w:id="935" w:author="孙心茹" w:date="2025-10-19T19:25:00Z">
        <w:r>
          <w:rPr>
            <w:rFonts w:hint="eastAsia" w:cstheme="minorBidi"/>
            <w:kern w:val="2"/>
            <w:sz w:val="21"/>
          </w:rPr>
          <w:t xml:space="preserve">3.3 </w:t>
        </w:r>
      </w:ins>
      <w:ins w:id="936" w:author="孙心茹" w:date="2025-10-19T19:26:00Z">
        <w:r>
          <w:rPr>
            <w:rFonts w:hint="eastAsia" w:cstheme="minorBidi"/>
            <w:kern w:val="2"/>
            <w:sz w:val="21"/>
          </w:rPr>
          <w:t>Predictive Validity of Positive Self-View for Mental Health</w:t>
        </w:r>
      </w:ins>
    </w:p>
    <w:p w14:paraId="04720CEA">
      <w:pPr>
        <w:pStyle w:val="3"/>
        <w:rPr>
          <w:rFonts w:hint="default" w:asciiTheme="minorHAnsi" w:hAnsiTheme="minorHAnsi" w:eastAsiaTheme="minorEastAsia" w:cstheme="minorBidi"/>
          <w:b w:val="0"/>
          <w:bCs w:val="0"/>
          <w:kern w:val="2"/>
          <w:sz w:val="21"/>
          <w:szCs w:val="24"/>
          <w:lang w:bidi="ar"/>
        </w:rPr>
      </w:pPr>
      <w:ins w:id="937" w:author="孙心茹" w:date="2025-10-07T16:27:00Z">
        <w:r>
          <w:rPr>
            <w:rFonts w:asciiTheme="minorHAnsi" w:hAnsiTheme="minorHAnsi" w:eastAsiaTheme="minorEastAsia" w:cstheme="minorBidi"/>
            <w:b w:val="0"/>
            <w:bCs w:val="0"/>
            <w:kern w:val="2"/>
            <w:sz w:val="21"/>
            <w:szCs w:val="24"/>
          </w:rPr>
          <w:t>利用</w:t>
        </w:r>
      </w:ins>
      <w:ins w:id="938" w:author="孙心茹" w:date="2025-10-17T18:41:00Z">
        <w:r>
          <w:rPr>
            <w:rFonts w:asciiTheme="minorHAnsi" w:hAnsiTheme="minorHAnsi" w:eastAsiaTheme="minorEastAsia" w:cstheme="minorBidi"/>
            <w:b w:val="0"/>
            <w:bCs w:val="0"/>
            <w:kern w:val="2"/>
            <w:sz w:val="21"/>
            <w:szCs w:val="24"/>
          </w:rPr>
          <w:t>全部</w:t>
        </w:r>
      </w:ins>
      <w:ins w:id="939" w:author="孙心茹" w:date="2025-10-07T16:27:00Z">
        <w:r>
          <w:rPr>
            <w:rFonts w:asciiTheme="minorHAnsi" w:hAnsiTheme="minorHAnsi" w:eastAsiaTheme="minorEastAsia" w:cstheme="minorBidi"/>
            <w:b w:val="0"/>
            <w:bCs w:val="0"/>
            <w:kern w:val="2"/>
            <w:sz w:val="21"/>
            <w:szCs w:val="24"/>
          </w:rPr>
          <w:t>条目进行预测分析。</w:t>
        </w:r>
      </w:ins>
      <w:r>
        <w:rPr>
          <w:rFonts w:asciiTheme="minorHAnsi" w:hAnsiTheme="minorHAnsi" w:eastAsiaTheme="minorEastAsia" w:cstheme="minorBidi"/>
          <w:b w:val="0"/>
          <w:bCs w:val="0"/>
          <w:kern w:val="2"/>
          <w:sz w:val="21"/>
          <w:szCs w:val="24"/>
        </w:rPr>
        <w:t>自动机器学习</w:t>
      </w:r>
      <w:r>
        <w:rPr>
          <w:rFonts w:hint="default" w:asciiTheme="minorHAnsi" w:hAnsiTheme="minorHAnsi" w:eastAsiaTheme="minorEastAsia" w:cstheme="minorBidi"/>
          <w:b w:val="0"/>
          <w:bCs w:val="0"/>
          <w:kern w:val="2"/>
          <w:sz w:val="21"/>
          <w:szCs w:val="24"/>
        </w:rPr>
        <w:t>A</w:t>
      </w:r>
      <w:r>
        <w:rPr>
          <w:rFonts w:asciiTheme="minorHAnsi" w:hAnsiTheme="minorHAnsi" w:eastAsiaTheme="minorEastAsia" w:cstheme="minorBidi"/>
          <w:b w:val="0"/>
          <w:bCs w:val="0"/>
          <w:kern w:val="2"/>
          <w:sz w:val="21"/>
          <w:szCs w:val="24"/>
        </w:rPr>
        <w:t>uto</w:t>
      </w:r>
      <w:r>
        <w:rPr>
          <w:rFonts w:hint="default" w:asciiTheme="minorHAnsi" w:hAnsiTheme="minorHAnsi" w:eastAsiaTheme="minorEastAsia" w:cstheme="minorBidi"/>
          <w:b w:val="0"/>
          <w:bCs w:val="0"/>
          <w:kern w:val="2"/>
          <w:sz w:val="21"/>
          <w:szCs w:val="24"/>
        </w:rPr>
        <w:t>ML</w:t>
      </w:r>
      <w:r>
        <w:rPr>
          <w:rFonts w:asciiTheme="minorHAnsi" w:hAnsiTheme="minorHAnsi" w:eastAsiaTheme="minorEastAsia" w:cstheme="minorBidi"/>
          <w:b w:val="0"/>
          <w:bCs w:val="0"/>
          <w:kern w:val="2"/>
          <w:sz w:val="21"/>
          <w:szCs w:val="24"/>
        </w:rPr>
        <w:t>结果显示，积极自我观对个体心理健康预测</w:t>
      </w:r>
      <w:ins w:id="940" w:author="孙心茹" w:date="2025-10-17T18:42:00Z">
        <w:r>
          <w:rPr>
            <w:rFonts w:asciiTheme="minorHAnsi" w:hAnsiTheme="minorHAnsi" w:eastAsiaTheme="minorEastAsia" w:cstheme="minorBidi"/>
            <w:b w:val="0"/>
            <w:bCs w:val="0"/>
            <w:kern w:val="2"/>
            <w:sz w:val="21"/>
            <w:szCs w:val="24"/>
          </w:rPr>
          <w:t>能力有限</w:t>
        </w:r>
      </w:ins>
      <w:del w:id="941" w:author="孙心茹" w:date="2025-10-17T18:42:00Z">
        <w:r>
          <w:rPr>
            <w:rFonts w:asciiTheme="minorHAnsi" w:hAnsiTheme="minorHAnsi" w:eastAsiaTheme="minorEastAsia" w:cstheme="minorBidi"/>
            <w:b w:val="0"/>
            <w:bCs w:val="0"/>
            <w:kern w:val="2"/>
            <w:sz w:val="21"/>
            <w:szCs w:val="24"/>
          </w:rPr>
          <w:delText>效果较差</w:delText>
        </w:r>
      </w:del>
      <w:r>
        <w:rPr>
          <w:rFonts w:asciiTheme="minorHAnsi" w:hAnsiTheme="minorHAnsi" w:eastAsiaTheme="minorEastAsia" w:cstheme="minorBidi"/>
          <w:b w:val="0"/>
          <w:bCs w:val="0"/>
          <w:kern w:val="2"/>
          <w:sz w:val="21"/>
          <w:szCs w:val="24"/>
        </w:rPr>
        <w:t>。</w:t>
      </w:r>
      <w:ins w:id="942" w:author="孙心茹" w:date="2025-10-17T18:42:00Z">
        <w:r>
          <w:rPr>
            <w:rFonts w:asciiTheme="minorHAnsi" w:hAnsiTheme="minorHAnsi" w:eastAsiaTheme="minorEastAsia" w:cstheme="minorBidi"/>
            <w:b w:val="0"/>
            <w:bCs w:val="0"/>
            <w:kern w:val="2"/>
            <w:sz w:val="21"/>
            <w:szCs w:val="24"/>
          </w:rPr>
          <w:t>在预测模型中，</w:t>
        </w:r>
      </w:ins>
      <w:ins w:id="943" w:author="孙心茹" w:date="2025-10-17T19:11:00Z">
        <w:commentRangeStart w:id="13"/>
        <w:r>
          <w:rPr>
            <w:rFonts w:asciiTheme="minorHAnsi" w:hAnsiTheme="minorHAnsi" w:eastAsiaTheme="minorEastAsia" w:cstheme="minorBidi"/>
            <w:b w:val="0"/>
            <w:bCs w:val="0"/>
            <w:kern w:val="2"/>
            <w:sz w:val="21"/>
            <w:szCs w:val="24"/>
          </w:rPr>
          <w:t>“</w:t>
        </w:r>
      </w:ins>
      <w:ins w:id="944" w:author="孙心茹" w:date="2025-10-17T18:42:00Z">
        <w:r>
          <w:rPr>
            <w:rFonts w:asciiTheme="minorHAnsi" w:hAnsiTheme="minorHAnsi" w:eastAsiaTheme="minorEastAsia" w:cstheme="minorBidi"/>
            <w:b w:val="0"/>
            <w:bCs w:val="0"/>
            <w:kern w:val="2"/>
            <w:sz w:val="21"/>
            <w:szCs w:val="24"/>
          </w:rPr>
          <w:t>积极自我加工</w:t>
        </w:r>
      </w:ins>
      <w:ins w:id="945" w:author="孙心茹" w:date="2025-10-17T19:11:00Z">
        <w:r>
          <w:rPr>
            <w:rFonts w:asciiTheme="minorHAnsi" w:hAnsiTheme="minorHAnsi" w:eastAsiaTheme="minorEastAsia" w:cstheme="minorBidi"/>
            <w:b w:val="0"/>
            <w:bCs w:val="0"/>
            <w:kern w:val="2"/>
            <w:sz w:val="21"/>
            <w:szCs w:val="24"/>
          </w:rPr>
          <w:t>”社群的部分</w:t>
        </w:r>
      </w:ins>
      <w:ins w:id="946" w:author="孙心茹" w:date="2025-10-17T18:42:00Z">
        <w:r>
          <w:rPr>
            <w:rFonts w:asciiTheme="minorHAnsi" w:hAnsiTheme="minorHAnsi" w:eastAsiaTheme="minorEastAsia" w:cstheme="minorBidi"/>
            <w:b w:val="0"/>
            <w:bCs w:val="0"/>
            <w:kern w:val="2"/>
            <w:sz w:val="21"/>
            <w:szCs w:val="24"/>
          </w:rPr>
          <w:t>条目表现出显著的特征重要性（SHAP值），与EGA分析中得到的稳定社群相吻合。</w:t>
        </w:r>
        <w:commentRangeEnd w:id="13"/>
      </w:ins>
      <w:r>
        <w:rPr>
          <w:rStyle w:val="12"/>
          <w:rFonts w:hint="default" w:asciiTheme="minorHAnsi" w:hAnsiTheme="minorHAnsi" w:eastAsiaTheme="minorEastAsia" w:cstheme="minorBidi"/>
          <w:b w:val="0"/>
          <w:bCs w:val="0"/>
          <w:kern w:val="2"/>
        </w:rPr>
        <w:commentReference w:id="13"/>
      </w:r>
      <w:ins w:id="947" w:author="孙心茹" w:date="2025-10-17T18:42:00Z">
        <w:r>
          <w:rPr>
            <w:rFonts w:asciiTheme="minorHAnsi" w:hAnsiTheme="minorHAnsi" w:eastAsiaTheme="minorEastAsia" w:cstheme="minorBidi"/>
            <w:b w:val="0"/>
            <w:bCs w:val="0"/>
            <w:kern w:val="2"/>
            <w:sz w:val="21"/>
            <w:szCs w:val="24"/>
          </w:rPr>
          <w:t>部分在EGA中被筛除的条目</w:t>
        </w:r>
      </w:ins>
      <w:ins w:id="948" w:author="孙心茹" w:date="2025-10-17T19:11:00Z">
        <w:r>
          <w:rPr>
            <w:rFonts w:asciiTheme="minorHAnsi" w:hAnsiTheme="minorHAnsi" w:eastAsiaTheme="minorEastAsia" w:cstheme="minorBidi"/>
            <w:b w:val="0"/>
            <w:bCs w:val="0"/>
            <w:kern w:val="2"/>
            <w:sz w:val="21"/>
            <w:szCs w:val="24"/>
          </w:rPr>
          <w:t>（</w:t>
        </w:r>
      </w:ins>
      <w:ins w:id="949" w:author="孙心茹" w:date="2025-10-17T18:42:00Z">
        <w:r>
          <w:rPr>
            <w:rFonts w:asciiTheme="minorHAnsi" w:hAnsiTheme="minorHAnsi" w:eastAsiaTheme="minorEastAsia" w:cstheme="minorBidi"/>
            <w:b w:val="0"/>
            <w:bCs w:val="0"/>
            <w:kern w:val="2"/>
            <w:sz w:val="21"/>
            <w:szCs w:val="24"/>
          </w:rPr>
          <w:t>尤</w:t>
        </w:r>
      </w:ins>
      <w:ins w:id="950" w:author="孙心茹" w:date="2025-10-17T18:42:00Z">
        <w:r>
          <w:rPr>
            <w:rFonts w:asciiTheme="minorHAnsi" w:hAnsiTheme="minorHAnsi" w:eastAsiaTheme="minorEastAsia" w:cstheme="minorBidi"/>
            <w:b w:val="0"/>
            <w:bCs w:val="0"/>
            <w:kern w:val="2"/>
            <w:sz w:val="21"/>
            <w:szCs w:val="24"/>
            <w:lang w:bidi="ar"/>
          </w:rPr>
          <w:t>其是来自行为任务</w:t>
        </w:r>
      </w:ins>
      <w:ins w:id="951" w:author="孙心茹" w:date="2025-10-17T19:11:00Z">
        <w:r>
          <w:rPr>
            <w:rFonts w:asciiTheme="minorHAnsi" w:hAnsiTheme="minorHAnsi" w:eastAsiaTheme="minorEastAsia" w:cstheme="minorBidi"/>
            <w:b w:val="0"/>
            <w:bCs w:val="0"/>
            <w:kern w:val="2"/>
            <w:sz w:val="21"/>
            <w:szCs w:val="24"/>
            <w:lang w:bidi="ar"/>
          </w:rPr>
          <w:t>）</w:t>
        </w:r>
      </w:ins>
      <w:ins w:id="952" w:author="孙心茹" w:date="2025-10-17T18:42:00Z">
        <w:r>
          <w:rPr>
            <w:rFonts w:asciiTheme="minorHAnsi" w:hAnsiTheme="minorHAnsi" w:eastAsiaTheme="minorEastAsia" w:cstheme="minorBidi"/>
            <w:b w:val="0"/>
            <w:bCs w:val="0"/>
            <w:kern w:val="2"/>
            <w:sz w:val="21"/>
            <w:szCs w:val="24"/>
            <w:lang w:bidi="ar"/>
          </w:rPr>
          <w:t>在预测模型中表现出较高的重要性。</w:t>
        </w:r>
      </w:ins>
    </w:p>
    <w:p w14:paraId="5C4CBF5D">
      <w:pPr>
        <w:pStyle w:val="6"/>
        <w:ind w:firstLine="420" w:firstLineChars="200"/>
        <w:rPr>
          <w:rFonts w:cstheme="minorBidi"/>
          <w:kern w:val="2"/>
          <w:sz w:val="21"/>
        </w:rPr>
      </w:pPr>
      <w:r>
        <w:rPr>
          <w:rFonts w:hint="eastAsia" w:cstheme="minorBidi"/>
          <w:kern w:val="2"/>
          <w:sz w:val="21"/>
        </w:rPr>
        <w:t>图7 前20个具有高贡献作用的条目</w:t>
      </w:r>
      <w:r>
        <w:rPr>
          <w:rFonts w:cstheme="minorBidi"/>
          <w:kern w:val="2"/>
          <w:sz w:val="21"/>
        </w:rPr>
        <w:t>(SHAP</w:t>
      </w:r>
      <w:r>
        <w:rPr>
          <w:rFonts w:hint="eastAsia" w:cstheme="minorBidi"/>
          <w:kern w:val="2"/>
          <w:sz w:val="21"/>
        </w:rPr>
        <w:t>值</w:t>
      </w:r>
      <w:r>
        <w:rPr>
          <w:rFonts w:cstheme="minorBidi"/>
          <w:kern w:val="2"/>
          <w:sz w:val="21"/>
        </w:rPr>
        <w:t>)</w:t>
      </w:r>
    </w:p>
    <w:p w14:paraId="71AABC3C">
      <w:r>
        <w:rPr>
          <w:rFonts w:hint="eastAsia"/>
          <w:lang w:bidi="ar"/>
        </w:rPr>
        <w:t xml:space="preserve"> </w:t>
      </w:r>
      <w:r>
        <w:drawing>
          <wp:inline distT="0" distB="0" distL="114300" distR="114300">
            <wp:extent cx="3160395" cy="3184525"/>
            <wp:effectExtent l="0" t="0" r="14605" b="15875"/>
            <wp:docPr id="5" name="图片 5" descr="6ece8d41fb0dfae0295591c8e2ad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ece8d41fb0dfae0295591c8e2add635"/>
                    <pic:cNvPicPr>
                      <a:picLocks noChangeAspect="1"/>
                    </pic:cNvPicPr>
                  </pic:nvPicPr>
                  <pic:blipFill>
                    <a:blip r:embed="rId13"/>
                    <a:stretch>
                      <a:fillRect/>
                    </a:stretch>
                  </pic:blipFill>
                  <pic:spPr>
                    <a:xfrm>
                      <a:off x="0" y="0"/>
                      <a:ext cx="3160395" cy="3184525"/>
                    </a:xfrm>
                    <a:prstGeom prst="rect">
                      <a:avLst/>
                    </a:prstGeom>
                  </pic:spPr>
                </pic:pic>
              </a:graphicData>
            </a:graphic>
          </wp:inline>
        </w:drawing>
      </w:r>
    </w:p>
    <w:p w14:paraId="6F0784B4">
      <w:pPr>
        <w:pStyle w:val="3"/>
        <w:rPr>
          <w:rFonts w:hint="default"/>
          <w:lang w:bidi="ar"/>
        </w:rPr>
      </w:pPr>
      <w:ins w:id="953" w:author="孙心茹" w:date="2025-10-19T19:26:00Z">
        <w:r>
          <w:rPr>
            <w:lang w:bidi="ar"/>
          </w:rPr>
          <w:t xml:space="preserve">4 </w:t>
        </w:r>
      </w:ins>
      <w:commentRangeStart w:id="14"/>
      <w:r>
        <w:rPr>
          <w:lang w:bidi="ar"/>
        </w:rPr>
        <w:t>Discussion</w:t>
      </w:r>
      <w:commentRangeEnd w:id="14"/>
      <w:r>
        <w:rPr>
          <w:lang w:bidi="ar"/>
        </w:rPr>
        <w:commentReference w:id="14"/>
      </w:r>
    </w:p>
    <w:p w14:paraId="23BC63D6">
      <w:pPr>
        <w:pStyle w:val="6"/>
        <w:widowControl/>
        <w:ind w:firstLine="420" w:firstLineChars="200"/>
        <w:rPr>
          <w:del w:id="954" w:author="孙心茹" w:date="2025-10-07T17:30:00Z"/>
          <w:rFonts w:cstheme="minorBidi"/>
          <w:kern w:val="2"/>
          <w:sz w:val="21"/>
        </w:rPr>
      </w:pPr>
      <w:del w:id="955" w:author="孙心茹" w:date="2025-10-07T17:30:00Z">
        <w:r>
          <w:rPr>
            <w:rFonts w:hint="eastAsia" w:cstheme="minorBidi"/>
            <w:kern w:val="2"/>
            <w:sz w:val="21"/>
          </w:rPr>
          <w:delText>个体的积极自我认知在</w:delText>
        </w:r>
        <w:commentRangeStart w:id="15"/>
        <w:r>
          <w:rPr>
            <w:rFonts w:hint="eastAsia" w:cstheme="minorBidi"/>
            <w:kern w:val="2"/>
            <w:sz w:val="21"/>
          </w:rPr>
          <w:delText>trail</w:delText>
        </w:r>
        <w:commentRangeEnd w:id="15"/>
      </w:del>
      <w:del w:id="956" w:author="孙心茹" w:date="2025-10-07T17:30:00Z">
        <w:r>
          <w:rPr>
            <w:rFonts w:hint="eastAsia" w:cstheme="minorBidi"/>
            <w:kern w:val="2"/>
            <w:sz w:val="21"/>
          </w:rPr>
          <w:commentReference w:id="15"/>
        </w:r>
      </w:del>
      <w:del w:id="957" w:author="孙心茹" w:date="2025-10-07T17:30:00Z">
        <w:r>
          <w:rPr>
            <w:rFonts w:hint="eastAsia" w:cstheme="minorBidi"/>
            <w:kern w:val="2"/>
            <w:sz w:val="21"/>
          </w:rPr>
          <w:delText>层面和</w:delText>
        </w:r>
        <w:commentRangeStart w:id="16"/>
        <w:r>
          <w:rPr>
            <w:rFonts w:hint="eastAsia" w:cstheme="minorBidi"/>
            <w:kern w:val="2"/>
            <w:sz w:val="21"/>
          </w:rPr>
          <w:delText>self-belief层</w:delText>
        </w:r>
        <w:commentRangeEnd w:id="16"/>
      </w:del>
      <w:del w:id="958" w:author="孙心茹" w:date="2025-10-07T17:30:00Z">
        <w:r>
          <w:rPr>
            <w:rFonts w:hint="eastAsia" w:cstheme="minorBidi"/>
            <w:kern w:val="2"/>
            <w:sz w:val="21"/>
          </w:rPr>
          <w:commentReference w:id="16"/>
        </w:r>
      </w:del>
      <w:del w:id="959" w:author="孙心茹" w:date="2025-10-07T17:30:00Z">
        <w:r>
          <w:rPr>
            <w:rFonts w:hint="eastAsia" w:cstheme="minorBidi"/>
            <w:kern w:val="2"/>
            <w:sz w:val="21"/>
          </w:rPr>
          <w:delText>面存在分离现象。</w:delText>
        </w:r>
      </w:del>
    </w:p>
    <w:p w14:paraId="39883871">
      <w:pPr>
        <w:pStyle w:val="6"/>
        <w:widowControl/>
        <w:ind w:firstLine="420" w:firstLineChars="200"/>
        <w:rPr>
          <w:del w:id="960" w:author="孙心茹" w:date="2025-10-07T17:30:00Z"/>
          <w:rFonts w:cstheme="minorBidi"/>
          <w:kern w:val="2"/>
          <w:sz w:val="21"/>
        </w:rPr>
      </w:pPr>
    </w:p>
    <w:p w14:paraId="5295DC91">
      <w:pPr>
        <w:pStyle w:val="6"/>
        <w:widowControl/>
        <w:ind w:firstLine="420" w:firstLineChars="200"/>
        <w:rPr>
          <w:del w:id="961" w:author="孙心茹" w:date="2025-10-07T17:30:00Z"/>
          <w:rFonts w:cstheme="minorBidi"/>
          <w:kern w:val="2"/>
          <w:sz w:val="21"/>
        </w:rPr>
      </w:pPr>
      <w:del w:id="962" w:author="孙心茹" w:date="2025-10-07T17:30:00Z">
        <w:r>
          <w:rPr>
            <w:rFonts w:hint="eastAsia" w:cstheme="minorBidi"/>
            <w:kern w:val="2"/>
            <w:sz w:val="21"/>
          </w:rPr>
          <w:delText>预测效果较差可能的原因（测量层面）。</w:delText>
        </w:r>
      </w:del>
    </w:p>
    <w:p w14:paraId="2844ADF7">
      <w:pPr>
        <w:pStyle w:val="6"/>
        <w:widowControl/>
        <w:ind w:firstLine="420" w:firstLineChars="200"/>
        <w:rPr>
          <w:del w:id="963" w:author="孙心茹" w:date="2025-10-07T17:30:00Z"/>
          <w:rFonts w:cstheme="minorBidi"/>
          <w:kern w:val="2"/>
          <w:sz w:val="21"/>
        </w:rPr>
      </w:pPr>
    </w:p>
    <w:p w14:paraId="55A5A41C">
      <w:pPr>
        <w:pStyle w:val="6"/>
        <w:widowControl/>
        <w:ind w:firstLine="420" w:firstLineChars="200"/>
        <w:rPr>
          <w:del w:id="964" w:author="孙心茹" w:date="2025-10-07T17:30:00Z"/>
          <w:rFonts w:cstheme="minorBidi"/>
          <w:kern w:val="2"/>
          <w:sz w:val="21"/>
        </w:rPr>
      </w:pPr>
      <w:del w:id="965" w:author="孙心茹" w:date="2025-10-07T17:30:00Z">
        <w:r>
          <w:rPr>
            <w:rFonts w:hint="eastAsia" w:cstheme="minorBidi"/>
            <w:kern w:val="2"/>
            <w:sz w:val="21"/>
          </w:rPr>
          <w:delText>方法学的改进（AutoML）。</w:delText>
        </w:r>
      </w:del>
    </w:p>
    <w:p w14:paraId="453543AE">
      <w:pPr>
        <w:pStyle w:val="6"/>
        <w:widowControl/>
        <w:ind w:firstLine="420" w:firstLineChars="200"/>
        <w:rPr>
          <w:ins w:id="966" w:author="孙心茹" w:date="2025-10-07T17:32:00Z"/>
          <w:rFonts w:cstheme="minorBidi"/>
          <w:kern w:val="2"/>
          <w:sz w:val="21"/>
        </w:rPr>
      </w:pPr>
      <w:ins w:id="967" w:author="孙心茹" w:date="2025-10-07T17:31:00Z">
        <w:r>
          <w:rPr>
            <w:rFonts w:hint="eastAsia" w:cstheme="minorBidi"/>
            <w:kern w:val="2"/>
            <w:sz w:val="21"/>
          </w:rPr>
          <w:t>本研究通过数据驱动方法揭示了积极自我观在结构上的核心发现，</w:t>
        </w:r>
      </w:ins>
      <w:ins w:id="968" w:author="孙心茹" w:date="2025-10-07T17:32:00Z">
        <w:r>
          <w:rPr>
            <w:rFonts w:hint="eastAsia" w:cstheme="minorBidi"/>
            <w:kern w:val="2"/>
            <w:sz w:val="21"/>
          </w:rPr>
          <w:t>这些结果共同表明，积极自我观不是单一因子，而是整合多层心理机制的复杂系统。</w:t>
        </w:r>
      </w:ins>
    </w:p>
    <w:p w14:paraId="0ABD5EFF">
      <w:pPr>
        <w:pStyle w:val="6"/>
        <w:widowControl/>
        <w:ind w:firstLine="420" w:firstLineChars="200"/>
        <w:rPr>
          <w:ins w:id="969" w:author="孙心茹" w:date="2025-10-17T18:50:00Z"/>
          <w:rFonts w:cstheme="minorBidi"/>
          <w:kern w:val="2"/>
          <w:sz w:val="21"/>
        </w:rPr>
      </w:pPr>
      <w:ins w:id="970" w:author="孙心茹" w:date="2025-10-07T20:10:00Z">
        <w:r>
          <w:rPr>
            <w:rFonts w:hint="eastAsia" w:cstheme="minorBidi"/>
            <w:kern w:val="2"/>
            <w:sz w:val="21"/>
          </w:rPr>
          <w:t>在功能层面，</w:t>
        </w:r>
      </w:ins>
      <w:ins w:id="971" w:author="孙心茹" w:date="2025-10-07T20:11:00Z">
        <w:r>
          <w:rPr>
            <w:rFonts w:hint="eastAsia" w:cstheme="minorBidi"/>
            <w:kern w:val="2"/>
            <w:sz w:val="21"/>
          </w:rPr>
          <w:t>积极自我观对心理健康的预测力有限</w:t>
        </w:r>
      </w:ins>
      <w:ins w:id="972" w:author="孙心茹" w:date="2025-10-07T20:12:00Z">
        <w:r>
          <w:rPr>
            <w:rFonts w:hint="eastAsia" w:cstheme="minorBidi"/>
            <w:kern w:val="2"/>
            <w:sz w:val="21"/>
          </w:rPr>
          <w:t>。</w:t>
        </w:r>
      </w:ins>
      <w:ins w:id="973" w:author="孙心茹" w:date="2025-10-07T20:17:00Z">
        <w:r>
          <w:rPr>
            <w:rFonts w:hint="eastAsia" w:cstheme="minorBidi"/>
            <w:kern w:val="2"/>
            <w:sz w:val="21"/>
          </w:rPr>
          <w:t>提示其作用机制可能并非直接影响健康水平，在积极自我</w:t>
        </w:r>
      </w:ins>
      <w:ins w:id="974" w:author="孙心茹" w:date="2025-10-07T20:18:00Z">
        <w:r>
          <w:rPr>
            <w:rFonts w:hint="eastAsia" w:cstheme="minorBidi"/>
            <w:kern w:val="2"/>
            <w:sz w:val="21"/>
          </w:rPr>
          <w:t>观与心理健康之间存在</w:t>
        </w:r>
      </w:ins>
      <w:ins w:id="975" w:author="孙心茹" w:date="2025-10-07T20:17:00Z">
        <w:r>
          <w:rPr>
            <w:rFonts w:hint="eastAsia" w:cstheme="minorBidi"/>
            <w:kern w:val="2"/>
            <w:sz w:val="21"/>
          </w:rPr>
          <w:t>更复杂的心理过程。</w:t>
        </w:r>
      </w:ins>
    </w:p>
    <w:p w14:paraId="058ECD9C">
      <w:pPr>
        <w:pStyle w:val="6"/>
        <w:widowControl/>
        <w:ind w:firstLine="420" w:firstLineChars="200"/>
        <w:rPr>
          <w:ins w:id="976" w:author="孙心茹" w:date="2025-10-07T17:33:00Z"/>
          <w:rFonts w:cstheme="minorBidi"/>
          <w:kern w:val="2"/>
          <w:sz w:val="21"/>
        </w:rPr>
      </w:pPr>
      <w:ins w:id="977" w:author="孙心茹" w:date="2025-10-17T18:50:00Z">
        <w:r>
          <w:rPr>
            <w:rFonts w:hint="eastAsia" w:cstheme="minorBidi"/>
            <w:kern w:val="2"/>
            <w:sz w:val="21"/>
          </w:rPr>
          <w:t>除此之外，积极自我加工具有一定的隐性贡献。行为任务指标虽然与自我报告数据之间的相关度较低，但在功能层面上对心理健康变量具有独立预测力，揭示了积极自我加工的隐性贡献。</w:t>
        </w:r>
      </w:ins>
    </w:p>
    <w:p w14:paraId="37C37DBD">
      <w:pPr>
        <w:pStyle w:val="6"/>
        <w:widowControl/>
        <w:ind w:firstLine="420" w:firstLineChars="200"/>
        <w:rPr>
          <w:rFonts w:cstheme="minorBidi"/>
          <w:kern w:val="2"/>
          <w:sz w:val="21"/>
        </w:rPr>
      </w:pPr>
      <w:ins w:id="978" w:author="孙心茹" w:date="2025-10-07T17:33:00Z">
        <w:r>
          <w:rPr>
            <w:rFonts w:hint="eastAsia" w:cstheme="minorBidi"/>
            <w:kern w:val="2"/>
            <w:sz w:val="21"/>
          </w:rPr>
          <w:t>综合来看，</w:t>
        </w:r>
      </w:ins>
      <w:ins w:id="979" w:author="孙心茹" w:date="2025-10-07T17:37:00Z">
        <w:r>
          <w:rPr>
            <w:rFonts w:hint="eastAsia" w:cstheme="minorBidi"/>
            <w:kern w:val="2"/>
            <w:sz w:val="21"/>
          </w:rPr>
          <w:t>积极自我观既体现出结构上的家族相似性，又展现出功能上的系统协同，这为理解积极自我</w:t>
        </w:r>
      </w:ins>
      <w:ins w:id="980" w:author="孙心茹" w:date="2025-10-07T20:12:00Z">
        <w:r>
          <w:rPr>
            <w:rFonts w:hint="eastAsia" w:cstheme="minorBidi"/>
            <w:kern w:val="2"/>
            <w:sz w:val="21"/>
          </w:rPr>
          <w:t>观</w:t>
        </w:r>
      </w:ins>
      <w:ins w:id="981" w:author="孙心茹" w:date="2025-10-07T17:37:00Z">
        <w:r>
          <w:rPr>
            <w:rFonts w:hint="eastAsia" w:cstheme="minorBidi"/>
            <w:kern w:val="2"/>
            <w:sz w:val="21"/>
          </w:rPr>
          <w:t>的层次性与复杂性提供了理论</w:t>
        </w:r>
      </w:ins>
      <w:ins w:id="982" w:author="孙心茹" w:date="2025-10-07T20:13:00Z">
        <w:r>
          <w:rPr>
            <w:rFonts w:hint="eastAsia" w:cstheme="minorBidi"/>
            <w:kern w:val="2"/>
            <w:sz w:val="21"/>
          </w:rPr>
          <w:t>基础</w:t>
        </w:r>
      </w:ins>
      <w:ins w:id="983" w:author="孙心茹" w:date="2025-10-07T17:37:00Z">
        <w:r>
          <w:rPr>
            <w:rFonts w:hint="eastAsia" w:cstheme="minorBidi"/>
            <w:kern w:val="2"/>
            <w:sz w:val="21"/>
          </w:rPr>
          <w:t>。</w:t>
        </w:r>
      </w:ins>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ING　YI" w:date="2025-10-23T11:06:00Z" w:initials="">
    <w:p w14:paraId="1A60B2D4">
      <w:pPr>
        <w:pStyle w:val="4"/>
      </w:pPr>
      <w:r>
        <w:rPr>
          <w:rFonts w:hint="eastAsia"/>
        </w:rPr>
        <w:t>为了更直观的看到每个部分，我把摘要按照前言，方法，结果，结论拆开了。</w:t>
      </w:r>
    </w:p>
    <w:p w14:paraId="524037CE">
      <w:pPr>
        <w:pStyle w:val="4"/>
      </w:pPr>
      <w:r>
        <w:rPr>
          <w:rFonts w:hint="eastAsia"/>
        </w:rPr>
        <w:t>前言部分：</w:t>
      </w:r>
    </w:p>
    <w:p w14:paraId="1D911988">
      <w:pPr>
        <w:pStyle w:val="4"/>
      </w:pPr>
      <w:r>
        <w:t xml:space="preserve">1. </w:t>
      </w:r>
      <w:r>
        <w:rPr>
          <w:rFonts w:hint="eastAsia"/>
        </w:rPr>
        <w:t>背景介绍直接给出了一个定义会有点违和感，可以考虑对积极自我观念的重要性进行简单的介绍，吸引读者。例如，人们通常会对自身的特质，能力，价值有积极自我观念，它被广泛认为是心理健康和主观幸福感的基石。</w:t>
      </w:r>
    </w:p>
    <w:p w14:paraId="25D67DA3">
      <w:pPr>
        <w:pStyle w:val="4"/>
      </w:pPr>
      <w:r>
        <w:t xml:space="preserve">2. </w:t>
      </w:r>
      <w:r>
        <w:rPr>
          <w:rFonts w:hint="eastAsia"/>
        </w:rPr>
        <w:t>问题句不通顺。且只点出了一个实验的目的：如何定义和测量，并未说明功能性的目的。这一点也是我之前反复提到的，2个不同目的感觉的来源。</w:t>
      </w:r>
    </w:p>
  </w:comment>
  <w:comment w:id="1" w:author="DING　YI" w:date="2025-10-23T11:18:00Z" w:initials="">
    <w:p w14:paraId="19A381E8">
      <w:pPr>
        <w:pStyle w:val="4"/>
      </w:pPr>
      <w:r>
        <w:rPr>
          <w:rFonts w:hint="eastAsia"/>
        </w:rPr>
        <w:t>这是什么分析？后文中EGA是网络分析。</w:t>
      </w:r>
    </w:p>
  </w:comment>
  <w:comment w:id="2" w:author="DING　YI" w:date="2025-10-23T11:23:00Z" w:initials="">
    <w:p w14:paraId="1CFC582E">
      <w:pPr>
        <w:pStyle w:val="4"/>
      </w:pPr>
      <w:r>
        <w:rPr>
          <w:rFonts w:hint="eastAsia"/>
        </w:rPr>
        <w:t>这是结论</w:t>
      </w:r>
    </w:p>
  </w:comment>
  <w:comment w:id="3" w:author="DING　YI" w:date="2025-10-23T11:17:00Z" w:initials="">
    <w:p w14:paraId="64827846">
      <w:pPr>
        <w:pStyle w:val="4"/>
      </w:pPr>
      <w:r>
        <w:rPr>
          <w:rFonts w:hint="eastAsia"/>
        </w:rPr>
        <w:t>感觉有些不通顺，是否是“在EGA分析”</w:t>
      </w:r>
    </w:p>
  </w:comment>
  <w:comment w:id="4" w:author="DING　YI" w:date="2025-10-23T11:23:00Z" w:initials="">
    <w:p w14:paraId="2F0FC2AE">
      <w:pPr>
        <w:pStyle w:val="4"/>
      </w:pPr>
      <w:r>
        <w:rPr>
          <w:rFonts w:hint="eastAsia"/>
        </w:rPr>
        <w:t>这是结果</w:t>
      </w:r>
    </w:p>
  </w:comment>
  <w:comment w:id="5" w:author="DING　YI" w:date="2025-10-23T11:33:00Z" w:initials="">
    <w:p w14:paraId="2D531A59">
      <w:pPr>
        <w:pStyle w:val="4"/>
      </w:pPr>
      <w:r>
        <w:rPr>
          <w:rFonts w:hint="eastAsia"/>
        </w:rPr>
        <w:t>你的这里说明了你有3个研究问题：</w:t>
      </w:r>
    </w:p>
    <w:p w14:paraId="4A8B5978">
      <w:pPr>
        <w:pStyle w:val="4"/>
      </w:pPr>
      <w:r>
        <w:t xml:space="preserve">1. </w:t>
      </w:r>
      <w:r>
        <w:rPr>
          <w:rFonts w:hint="eastAsia"/>
        </w:rPr>
        <w:t>概念缺乏整合</w:t>
      </w:r>
    </w:p>
    <w:p w14:paraId="2AF15174">
      <w:pPr>
        <w:pStyle w:val="4"/>
      </w:pPr>
      <w:r>
        <w:t xml:space="preserve">2. </w:t>
      </w:r>
      <w:r>
        <w:rPr>
          <w:rFonts w:hint="eastAsia"/>
        </w:rPr>
        <w:t>结构层次不明确</w:t>
      </w:r>
    </w:p>
    <w:p w14:paraId="6B05AC62">
      <w:pPr>
        <w:pStyle w:val="4"/>
      </w:pPr>
      <w:r>
        <w:t xml:space="preserve">3. </w:t>
      </w:r>
      <w:r>
        <w:rPr>
          <w:rFonts w:hint="eastAsia"/>
        </w:rPr>
        <w:t>预测功能不清晰</w:t>
      </w:r>
    </w:p>
    <w:p w14:paraId="2497ABE3">
      <w:pPr>
        <w:pStyle w:val="4"/>
      </w:pPr>
      <w:r>
        <w:rPr>
          <w:rFonts w:hint="eastAsia"/>
        </w:rPr>
        <w:t>现在的这个项目是否能通过一个研究假设（单一高阶v</w:t>
      </w:r>
      <w:r>
        <w:t>s</w:t>
      </w:r>
      <w:r>
        <w:rPr>
          <w:rFonts w:hint="eastAsia"/>
        </w:rPr>
        <w:t>族群）回答呢？</w:t>
      </w:r>
    </w:p>
    <w:p w14:paraId="20B34F2E">
      <w:pPr>
        <w:pStyle w:val="4"/>
      </w:pPr>
      <w:r>
        <w:rPr>
          <w:rFonts w:hint="eastAsia"/>
        </w:rPr>
        <w:t>研究问题，目的，假设应该是一一对应的，而前言是在这个基础之上撰写的。</w:t>
      </w:r>
    </w:p>
  </w:comment>
  <w:comment w:id="6" w:author="DING　YI" w:date="2025-10-23T11:32:00Z" w:initials="">
    <w:p w14:paraId="1D776EDF">
      <w:pPr>
        <w:pStyle w:val="4"/>
      </w:pPr>
      <w:r>
        <w:rPr>
          <w:rFonts w:hint="eastAsia"/>
        </w:rPr>
        <w:t>可以直接以积极自我概念开始，例如：人们通常会对自身的特质，能力，价值有积极自我观念，它被广泛认为是心理健康和主观幸福感的基石。</w:t>
      </w:r>
    </w:p>
  </w:comment>
  <w:comment w:id="7" w:author="DING　YI" w:date="2025-10-23T11:35:00Z" w:initials="">
    <w:p w14:paraId="438CB634">
      <w:pPr>
        <w:pStyle w:val="4"/>
      </w:pPr>
      <w:r>
        <w:rPr>
          <w:rFonts w:hint="eastAsia"/>
        </w:rPr>
        <w:t>这一部分还可以详细写现在的研究都是怎么测量积极自我观的。可以分为好几部分，例如问卷，行为task，这好几个部分下面还有一些不同的测量方法</w:t>
      </w:r>
    </w:p>
  </w:comment>
  <w:comment w:id="8" w:author="DING　YI" w:date="2025-10-18T13:13:00Z" w:initials="">
    <w:p w14:paraId="0E9CC388">
      <w:pPr>
        <w:pStyle w:val="4"/>
      </w:pPr>
      <w:r>
        <w:rPr>
          <w:rFonts w:hint="eastAsia"/>
        </w:rPr>
        <w:t>在写introduction部分的时候：</w:t>
      </w:r>
    </w:p>
    <w:p w14:paraId="2F05FDA4">
      <w:pPr>
        <w:pStyle w:val="4"/>
      </w:pPr>
      <w:r>
        <w:rPr>
          <w:rFonts w:hint="eastAsia"/>
        </w:rPr>
        <w:t>1</w:t>
      </w:r>
      <w:r>
        <w:t xml:space="preserve">. </w:t>
      </w:r>
      <w:r>
        <w:rPr>
          <w:rFonts w:hint="eastAsia"/>
        </w:rPr>
        <w:t>在写的时候考虑这一段对“目的”的服务作用。2</w:t>
      </w:r>
      <w:r>
        <w:t>. K</w:t>
      </w:r>
      <w:r>
        <w:rPr>
          <w:rFonts w:hint="eastAsia"/>
        </w:rPr>
        <w:t>ey</w:t>
      </w:r>
      <w:r>
        <w:t xml:space="preserve"> </w:t>
      </w:r>
      <w:r>
        <w:rPr>
          <w:rFonts w:hint="eastAsia"/>
        </w:rPr>
        <w:t>sentence主要总结整段的意思，通常一段能清楚地表明一个意思即可</w:t>
      </w:r>
    </w:p>
    <w:p w14:paraId="13E05020">
      <w:pPr>
        <w:pStyle w:val="4"/>
      </w:pPr>
      <w:r>
        <w:t xml:space="preserve">3. </w:t>
      </w:r>
      <w:r>
        <w:rPr>
          <w:rFonts w:hint="eastAsia"/>
        </w:rPr>
        <w:t>建议在写introduction的时候，先写清楚purpose</w:t>
      </w:r>
    </w:p>
    <w:p w14:paraId="1F6A65FC">
      <w:pPr>
        <w:pStyle w:val="4"/>
      </w:pPr>
    </w:p>
  </w:comment>
  <w:comment w:id="9" w:author="DING　YI" w:date="2025-10-18T13:15:00Z" w:initials="">
    <w:p w14:paraId="4F62D854">
      <w:pPr>
        <w:pStyle w:val="4"/>
      </w:pPr>
      <w:r>
        <w:t>R</w:t>
      </w:r>
      <w:r>
        <w:rPr>
          <w:rFonts w:hint="eastAsia"/>
        </w:rPr>
        <w:t>ese</w:t>
      </w:r>
      <w:r>
        <w:t>arch question:</w:t>
      </w:r>
    </w:p>
    <w:p w14:paraId="5D0550D9">
      <w:pPr>
        <w:pStyle w:val="4"/>
      </w:pPr>
      <w:r>
        <w:rPr>
          <w:rFonts w:hint="eastAsia"/>
        </w:rPr>
        <w:t>1</w:t>
      </w:r>
      <w:r>
        <w:t>. 指出总体研究目的尚未解决的问题</w:t>
      </w:r>
    </w:p>
    <w:p w14:paraId="55183E3C">
      <w:pPr>
        <w:pStyle w:val="4"/>
        <w:rPr>
          <w:rFonts w:ascii="MS Mincho" w:hAnsi="MS Mincho" w:cs="MS Mincho"/>
        </w:rPr>
      </w:pPr>
      <w:r>
        <w:rPr>
          <w:rFonts w:hint="eastAsia"/>
        </w:rPr>
        <w:t>2</w:t>
      </w:r>
      <w:r>
        <w:t>. 以及作为其核心的具体研究目的中尚未解决的部分（作为主题句）</w:t>
      </w:r>
      <w:r>
        <w:rPr>
          <w:rFonts w:hint="eastAsia" w:ascii="MS Mincho" w:hAnsi="MS Mincho" w:eastAsia="MS Mincho" w:cs="MS Mincho"/>
        </w:rPr>
        <w:t>。</w:t>
      </w:r>
    </w:p>
    <w:p w14:paraId="1F6EA369">
      <w:pPr>
        <w:pStyle w:val="4"/>
      </w:pPr>
      <w:r>
        <w:rPr>
          <w:rFonts w:hint="eastAsia"/>
        </w:rPr>
        <w:t>这里看起来像是两个无关的问题，要考虑如何融合或者链接两个看似独立的问题。</w:t>
      </w:r>
    </w:p>
  </w:comment>
  <w:comment w:id="10" w:author="DING　YI" w:date="2025-10-18T13:16:00Z" w:initials="">
    <w:p w14:paraId="08E1CDDE">
      <w:pPr>
        <w:pStyle w:val="4"/>
      </w:pPr>
      <w:r>
        <w:t>应写明研究的</w:t>
      </w:r>
      <w:r>
        <w:rPr>
          <w:rStyle w:val="11"/>
        </w:rPr>
        <w:t>总体目的</w:t>
      </w:r>
      <w:r>
        <w:t>和</w:t>
      </w:r>
      <w:r>
        <w:rPr>
          <w:rStyle w:val="11"/>
        </w:rPr>
        <w:t>具体目的</w:t>
      </w:r>
      <w:r>
        <w:t>，并概述研究方法</w:t>
      </w:r>
      <w:r>
        <w:rPr>
          <w:rFonts w:hint="eastAsia" w:ascii="MS Mincho" w:hAnsi="MS Mincho" w:eastAsia="MS Mincho" w:cs="MS Mincho"/>
        </w:rPr>
        <w:t>。</w:t>
      </w:r>
    </w:p>
  </w:comment>
  <w:comment w:id="11" w:author="DING　YI" w:date="2025-10-18T13:19:00Z" w:initials="">
    <w:p w14:paraId="2EC10232">
      <w:pPr>
        <w:pStyle w:val="4"/>
      </w:pPr>
      <w:r>
        <w:rPr>
          <w:rFonts w:hint="eastAsia"/>
        </w:rPr>
        <w:t>我建议先将方法和结果的内容写完</w:t>
      </w:r>
    </w:p>
  </w:comment>
  <w:comment w:id="12" w:author="Hu Chuan-Peng" w:date="2025-10-06T11:14:00Z" w:initials="">
    <w:p w14:paraId="5C411295">
      <w:pPr>
        <w:pStyle w:val="4"/>
      </w:pPr>
      <w:r>
        <w:rPr>
          <w:rFonts w:hint="eastAsia"/>
        </w:rPr>
        <w:t>与上面相似，结果的呈现应该也有内在的逻辑，是为了解决我们提出的研究问题。</w:t>
      </w:r>
    </w:p>
  </w:comment>
  <w:comment w:id="13" w:author="DING　YI" w:date="2025-10-23T11:48:00Z" w:initials="">
    <w:p w14:paraId="2D25D599">
      <w:pPr>
        <w:pStyle w:val="4"/>
      </w:pPr>
      <w:r>
        <w:rPr>
          <w:rFonts w:hint="eastAsia"/>
        </w:rPr>
        <w:t>条目是怎么跟稳定社群相吻合的？</w:t>
      </w:r>
    </w:p>
  </w:comment>
  <w:comment w:id="14" w:author="Hu Chuan-Peng" w:date="2025-10-06T11:15:00Z" w:initials="">
    <w:p w14:paraId="38F11DBF">
      <w:pPr>
        <w:pStyle w:val="4"/>
      </w:pPr>
      <w:r>
        <w:rPr>
          <w:rFonts w:hint="eastAsia"/>
        </w:rPr>
        <w:t>讨论的逻辑要重写，仔细看看我最近发到飞书群里的那个关键写作的1</w:t>
      </w:r>
      <w:r>
        <w:t>5</w:t>
      </w:r>
      <w:r>
        <w:rPr>
          <w:rFonts w:hint="eastAsia"/>
        </w:rPr>
        <w:t>个步骤的英文文献</w:t>
      </w:r>
    </w:p>
  </w:comment>
  <w:comment w:id="15" w:author="Hu Chuan-Peng" w:date="2025-10-06T11:15:00Z" w:initials="">
    <w:p w14:paraId="726FA4FA">
      <w:pPr>
        <w:pStyle w:val="4"/>
      </w:pPr>
      <w:r>
        <w:rPr>
          <w:rFonts w:hint="eastAsia"/>
        </w:rPr>
        <w:t>？？</w:t>
      </w:r>
    </w:p>
  </w:comment>
  <w:comment w:id="16" w:author="Hu Chuan-Peng" w:date="2025-10-06T11:15:00Z" w:initials="">
    <w:p w14:paraId="6E5B3FED">
      <w:pPr>
        <w:pStyle w:val="4"/>
      </w:pPr>
      <w:r>
        <w:rPr>
          <w:rFonts w:hint="eastAsia"/>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D67DA3" w15:done="0"/>
  <w15:commentEx w15:paraId="19A381E8" w15:done="0"/>
  <w15:commentEx w15:paraId="1CFC582E" w15:done="0"/>
  <w15:commentEx w15:paraId="64827846" w15:done="0"/>
  <w15:commentEx w15:paraId="2F0FC2AE" w15:done="0"/>
  <w15:commentEx w15:paraId="20B34F2E" w15:done="0"/>
  <w15:commentEx w15:paraId="1D776EDF" w15:done="0"/>
  <w15:commentEx w15:paraId="438CB634" w15:done="0"/>
  <w15:commentEx w15:paraId="1F6A65FC" w15:done="0"/>
  <w15:commentEx w15:paraId="1F6EA369" w15:done="0"/>
  <w15:commentEx w15:paraId="08E1CDDE" w15:done="0"/>
  <w15:commentEx w15:paraId="2EC10232" w15:done="0"/>
  <w15:commentEx w15:paraId="5C411295" w15:done="0"/>
  <w15:commentEx w15:paraId="2D25D599" w15:done="0"/>
  <w15:commentEx w15:paraId="38F11DBF" w15:done="0"/>
  <w15:commentEx w15:paraId="726FA4FA" w15:done="0"/>
  <w15:commentEx w15:paraId="6E5B3FE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SimHei">
    <w:altName w:val="汉仪中黑KW"/>
    <w:panose1 w:val="02010609060101010101"/>
    <w:charset w:val="86"/>
    <w:family w:val="modern"/>
    <w:pitch w:val="default"/>
    <w:sig w:usb0="00000000" w:usb1="00000000" w:usb2="00000016" w:usb3="00000000" w:csb0="00040001" w:csb1="0000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A564C"/>
    <w:multiLevelType w:val="singleLevel"/>
    <w:tmpl w:val="BFFA564C"/>
    <w:lvl w:ilvl="0" w:tentative="0">
      <w:start w:val="3"/>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心茹">
    <w15:presenceInfo w15:providerId="None" w15:userId="孙心茹"/>
  </w15:person>
  <w15:person w15:author="DING　YI">
    <w15:presenceInfo w15:providerId="AD" w15:userId="S-1-5-21-3543991707-4009518068-1812839870-1002"/>
  </w15:person>
  <w15:person w15:author="Hu Chuan-Peng">
    <w15:presenceInfo w15:providerId="Windows Live" w15:userId="b3f3f6a417be6905"/>
  </w15:person>
  <w15:person w15:author="孙心茹 [2]">
    <w15:presenceInfo w15:providerId="WPS Office" w15:userId="126312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65BD444"/>
    <w:rsid w:val="000B08A8"/>
    <w:rsid w:val="0026171F"/>
    <w:rsid w:val="002E12CB"/>
    <w:rsid w:val="003D5203"/>
    <w:rsid w:val="00523EE3"/>
    <w:rsid w:val="006173ED"/>
    <w:rsid w:val="006616DD"/>
    <w:rsid w:val="00741C91"/>
    <w:rsid w:val="00784364"/>
    <w:rsid w:val="007C6C2A"/>
    <w:rsid w:val="007E4106"/>
    <w:rsid w:val="0081670F"/>
    <w:rsid w:val="00852FB2"/>
    <w:rsid w:val="00A343B4"/>
    <w:rsid w:val="00BC00E0"/>
    <w:rsid w:val="00CB1F78"/>
    <w:rsid w:val="00CF5054"/>
    <w:rsid w:val="00D4350A"/>
    <w:rsid w:val="00E45DF0"/>
    <w:rsid w:val="1BFB880D"/>
    <w:rsid w:val="3FFE18F0"/>
    <w:rsid w:val="515FEC5F"/>
    <w:rsid w:val="71F65A66"/>
    <w:rsid w:val="73EE5D99"/>
    <w:rsid w:val="76DFC553"/>
    <w:rsid w:val="797F3286"/>
    <w:rsid w:val="79F738E9"/>
    <w:rsid w:val="7E7DB154"/>
    <w:rsid w:val="7EFD266F"/>
    <w:rsid w:val="7F4EBA64"/>
    <w:rsid w:val="9EBFBAE3"/>
    <w:rsid w:val="BBBA106A"/>
    <w:rsid w:val="BBFBB420"/>
    <w:rsid w:val="BDBB3C0E"/>
    <w:rsid w:val="BDDDCEC7"/>
    <w:rsid w:val="CE6C7F2D"/>
    <w:rsid w:val="D5B236CD"/>
    <w:rsid w:val="E65BD444"/>
    <w:rsid w:val="E6BFB5E0"/>
    <w:rsid w:val="ECFD7E64"/>
    <w:rsid w:val="F5EF86A5"/>
    <w:rsid w:val="F6C94CDF"/>
    <w:rsid w:val="F6F6DB8E"/>
    <w:rsid w:val="F88D0968"/>
    <w:rsid w:val="F8FB4EE9"/>
    <w:rsid w:val="FB6D026F"/>
    <w:rsid w:val="FDFBD3A3"/>
    <w:rsid w:val="FEBEEC26"/>
    <w:rsid w:val="FEF7142C"/>
    <w:rsid w:val="FF776E91"/>
    <w:rsid w:val="FFE2D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4"/>
    <w:uiPriority w:val="0"/>
    <w:rPr>
      <w:sz w:val="20"/>
      <w:szCs w:val="20"/>
    </w:rPr>
  </w:style>
  <w:style w:type="paragraph" w:styleId="5">
    <w:name w:val="Balloon Text"/>
    <w:basedOn w:val="1"/>
    <w:link w:val="16"/>
    <w:uiPriority w:val="0"/>
    <w:rPr>
      <w:rFonts w:ascii="Segoe UI" w:hAnsi="Segoe UI" w:cs="Segoe UI"/>
      <w:sz w:val="18"/>
      <w:szCs w:val="18"/>
    </w:rPr>
  </w:style>
  <w:style w:type="paragraph" w:styleId="6">
    <w:name w:val="Normal (Web)"/>
    <w:basedOn w:val="1"/>
    <w:uiPriority w:val="0"/>
    <w:pPr>
      <w:spacing w:beforeAutospacing="1" w:afterAutospacing="1"/>
      <w:jc w:val="left"/>
    </w:pPr>
    <w:rPr>
      <w:rFonts w:cs="Times New Roman"/>
      <w:kern w:val="0"/>
      <w:sz w:val="24"/>
    </w:rPr>
  </w:style>
  <w:style w:type="paragraph" w:styleId="7">
    <w:name w:val="annotation subject"/>
    <w:basedOn w:val="4"/>
    <w:next w:val="4"/>
    <w:link w:val="15"/>
    <w:uiPriority w:val="0"/>
    <w:rPr>
      <w:b/>
      <w:bCs/>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annotation reference"/>
    <w:basedOn w:val="10"/>
    <w:uiPriority w:val="0"/>
    <w:rPr>
      <w:sz w:val="16"/>
      <w:szCs w:val="16"/>
    </w:rPr>
  </w:style>
  <w:style w:type="paragraph" w:customStyle="1" w:styleId="13">
    <w:name w:val="Revision1"/>
    <w:hidden/>
    <w:unhideWhenUsed/>
    <w:uiPriority w:val="99"/>
    <w:rPr>
      <w:rFonts w:asciiTheme="minorHAnsi" w:hAnsiTheme="minorHAnsi" w:eastAsiaTheme="minorEastAsia" w:cstheme="minorBidi"/>
      <w:kern w:val="2"/>
      <w:sz w:val="21"/>
      <w:szCs w:val="24"/>
      <w:lang w:val="en-US" w:eastAsia="zh-CN" w:bidi="ar-SA"/>
    </w:rPr>
  </w:style>
  <w:style w:type="character" w:customStyle="1" w:styleId="14">
    <w:name w:val="Comment Text Char"/>
    <w:basedOn w:val="10"/>
    <w:link w:val="4"/>
    <w:uiPriority w:val="0"/>
    <w:rPr>
      <w:rFonts w:asciiTheme="minorHAnsi" w:hAnsiTheme="minorHAnsi" w:eastAsiaTheme="minorEastAsia" w:cstheme="minorBidi"/>
      <w:kern w:val="2"/>
      <w:lang w:val="en-US"/>
    </w:rPr>
  </w:style>
  <w:style w:type="character" w:customStyle="1" w:styleId="15">
    <w:name w:val="Comment Subject Char"/>
    <w:basedOn w:val="14"/>
    <w:link w:val="7"/>
    <w:uiPriority w:val="0"/>
    <w:rPr>
      <w:rFonts w:asciiTheme="minorHAnsi" w:hAnsiTheme="minorHAnsi" w:eastAsiaTheme="minorEastAsia" w:cstheme="minorBidi"/>
      <w:b/>
      <w:bCs/>
      <w:kern w:val="2"/>
      <w:lang w:val="en-US"/>
    </w:rPr>
  </w:style>
  <w:style w:type="character" w:customStyle="1" w:styleId="16">
    <w:name w:val="Balloon Text Char"/>
    <w:basedOn w:val="10"/>
    <w:link w:val="5"/>
    <w:uiPriority w:val="0"/>
    <w:rPr>
      <w:rFonts w:ascii="Segoe UI" w:hAnsi="Segoe UI" w:cs="Segoe UI" w:eastAsiaTheme="minorEastAsia"/>
      <w:kern w:val="2"/>
      <w:sz w:val="18"/>
      <w:szCs w:val="18"/>
    </w:rPr>
  </w:style>
  <w:style w:type="paragraph" w:customStyle="1" w:styleId="17">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811</Words>
  <Characters>4625</Characters>
  <Lines>38</Lines>
  <Paragraphs>10</Paragraphs>
  <TotalTime>165</TotalTime>
  <ScaleCrop>false</ScaleCrop>
  <LinksUpToDate>false</LinksUpToDate>
  <CharactersWithSpaces>5426</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2025-10-09T20:18:00Z</dcterms:created>
  <dc:creator>孙心茹</dc:creator>
  <cp:lastModifiedBy>孙心茹</cp:lastModifiedBy>
  <dcterms:modified xsi:type="dcterms:W3CDTF">2025-11-01T21:33:34Z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1C0BC93185DE5CD3E02FFB680E06D3DA_43</vt:lpwstr>
  </property>
</Properties>
</file>