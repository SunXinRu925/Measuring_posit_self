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BBBC8">
      <w:pPr>
        <w:pStyle w:val="6"/>
        <w:widowControl/>
        <w:jc w:val="center"/>
        <w:rPr>
          <w:rFonts w:hint="eastAsia" w:ascii="黑体" w:hAnsi="黑体" w:eastAsia="黑体" w:cs="黑体"/>
        </w:rPr>
      </w:pPr>
      <w:ins w:id="0" w:author="孙心茹 [2]" w:date="2025-10-19T19:30:08Z">
        <w:r>
          <w:rPr>
            <w:rFonts w:hint="eastAsia" w:ascii="黑体" w:hAnsi="黑体" w:eastAsia="黑体" w:cs="黑体"/>
          </w:rPr>
          <w:t>Exploring the Multidimensional and Functional Structure of Positive Self-View: Evidence from Data-Driven Methods</w:t>
        </w:r>
      </w:ins>
    </w:p>
    <w:p w14:paraId="3F16B464">
      <w:pPr>
        <w:pStyle w:val="6"/>
        <w:widowControl/>
        <w:jc w:val="center"/>
        <w:rPr>
          <w:rFonts w:hint="eastAsia" w:ascii="黑体" w:hAnsi="黑体" w:eastAsia="黑体" w:cs="黑体"/>
        </w:rPr>
      </w:pPr>
    </w:p>
    <w:p w14:paraId="40948D5E">
      <w:pPr>
        <w:pStyle w:val="3"/>
        <w:widowControl/>
        <w:numPr>
          <w:ilvl w:val="-1"/>
          <w:numId w:val="0"/>
        </w:numPr>
        <w:rPr>
          <w:ins w:id="1" w:author="孙心茹 [2]" w:date="2025-10-21T09:34:39Z"/>
          <w:rFonts w:hint="eastAsia" w:ascii="宋体" w:hAnsi="宋体" w:eastAsia="宋体" w:cs="宋体"/>
          <w:b w:val="0"/>
          <w:bCs w:val="0"/>
          <w:kern w:val="2"/>
          <w:sz w:val="21"/>
          <w:szCs w:val="24"/>
        </w:rPr>
      </w:pPr>
      <w:ins w:id="2" w:author="孙心茹 [2]" w:date="2025-10-21T09:34:39Z">
        <w:r>
          <w:rPr>
            <w:rFonts w:hint="eastAsia" w:ascii="宋体" w:hAnsi="宋体" w:eastAsia="宋体" w:cs="宋体"/>
            <w:b w:val="0"/>
            <w:bCs w:val="0"/>
            <w:kern w:val="2"/>
            <w:sz w:val="21"/>
            <w:szCs w:val="24"/>
          </w:rPr>
          <w:t>摘要：积极自我观（Positive self-view）指的是个体对自身特质、能力和价值的正向认知与情感评价。但如何准确地定义并测量该构念仍存在争议：先前研究采用多种工具且均声称其测量了积极自我观。本研究对同一批被试（N = 503）施测12个自我报告问卷及3个行为任务，采用数据驱动的方法探索积极自我观的不同测量之间关系。相关与网络分析(EGA)结果表明，自我报告与行为任务在结构上存在明显分离，反映了积极自我观可能存在多层表征。经EGA分析中的平均相关程度剔除部分冗余条目，并对保留的条目进行社群提取，结果表明积极自我观由7个社群构成，分别为自我清晰与积极期望、自我掌控与道德自我、核心自尊与社会自我、防御性自我增强、积极自我加工、印象管理、道德形象。自动机器学习分析表明积极自我观的所有条目对个体心理健康（包括抑郁、拖延、焦虑、主观幸福感）的预测力有限。在预测模型中，积极自我加工条目（包括内隐任务、各领域自尊量表等）、自我掌控与道德自我（包括道德认同量表、内控性量表等）表现出显著的特征重要性（SHAP值），与EGA分析中得到的稳定社群相吻合。值得注意的是，部分在EGA中被筛除的条目，尤其是来自行为任务（如 SRET、ALT）的反应时与正确率指标，仍在预测模型中表现出较高的重要性。本研究结果表明，积极自我观应被理解为具有层次结构的多维心理构念，其与心理健康的关系也呈现出复杂的模式；除此之外，积极自我加工具有一定的隐性贡献，行为任务指标虽然与自我报告数据之间的相关度较低，但在功能层面上对心理健康变量具有独立预测力，揭示了积极自我加工的隐性贡献。</w:t>
        </w:r>
      </w:ins>
    </w:p>
    <w:p w14:paraId="12D99D32">
      <w:pPr>
        <w:pStyle w:val="3"/>
        <w:widowControl/>
        <w:numPr>
          <w:ilvl w:val="-1"/>
          <w:numId w:val="0"/>
        </w:numPr>
        <w:rPr>
          <w:ins w:id="3" w:author="孙心茹 [2]" w:date="2025-10-21T09:34:31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  <w:ins w:id="4" w:author="孙心茹 [2]" w:date="2025-10-21T09:34:39Z">
        <w:r>
          <w:rPr>
            <w:rFonts w:hint="eastAsia" w:ascii="宋体" w:hAnsi="宋体" w:eastAsia="宋体" w:cs="宋体"/>
            <w:b w:val="0"/>
            <w:bCs w:val="0"/>
            <w:kern w:val="2"/>
            <w:sz w:val="21"/>
            <w:szCs w:val="24"/>
          </w:rPr>
          <w:t>关键词：积极自我观；家族式构念；AutoML；心理健康</w:t>
        </w:r>
      </w:ins>
    </w:p>
    <w:p w14:paraId="24F4FAC0">
      <w:pPr>
        <w:pStyle w:val="3"/>
        <w:widowControl/>
        <w:numPr>
          <w:ilvl w:val="-1"/>
          <w:numId w:val="0"/>
        </w:numPr>
        <w:rPr>
          <w:ins w:id="5" w:author="孙心茹 [2]" w:date="2025-10-21T09:34:31Z"/>
          <w:rFonts w:hint="eastAsia"/>
          <w:lang w:val="en-US" w:eastAsia="zh-CN"/>
        </w:rPr>
      </w:pPr>
      <w:ins w:id="6" w:author="18315004612" w:date="2025-10-21T15:37:53Z">
        <w:r>
          <w:rPr>
            <w:rFonts w:hint="eastAsia"/>
            <w:lang w:val="en-US" w:eastAsia="zh-CN"/>
          </w:rPr>
          <w:drawing>
            <wp:inline distT="0" distB="0" distL="114300" distR="114300">
              <wp:extent cx="5247640" cy="3525520"/>
              <wp:effectExtent l="0" t="0" r="10160" b="5080"/>
              <wp:docPr id="6" name="图片 6" descr="pipeline_v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图片 6" descr="pipeline_v4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47640" cy="35255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bookmarkStart w:id="0" w:name="_GoBack"/>
      <w:bookmarkEnd w:id="0"/>
    </w:p>
    <w:p w14:paraId="6ECF3206">
      <w:pPr>
        <w:pStyle w:val="3"/>
        <w:widowControl/>
        <w:numPr>
          <w:ilvl w:val="-1"/>
          <w:numId w:val="0"/>
        </w:numPr>
        <w:rPr>
          <w:rFonts w:hint="default"/>
        </w:rPr>
      </w:pPr>
      <w:ins w:id="8" w:author="孙心茹 [2]" w:date="2025-10-19T19:22:59Z">
        <w:r>
          <w:rPr>
            <w:rFonts w:hint="eastAsia"/>
            <w:lang w:val="en-US" w:eastAsia="zh-CN"/>
          </w:rPr>
          <w:t>1</w:t>
        </w:r>
      </w:ins>
      <w:ins w:id="9" w:author="孙心茹 [2]" w:date="2025-10-19T19:23:00Z">
        <w:r>
          <w:rPr>
            <w:rFonts w:hint="eastAsia"/>
            <w:lang w:val="en-US" w:eastAsia="zh-CN"/>
          </w:rPr>
          <w:t xml:space="preserve"> </w:t>
        </w:r>
      </w:ins>
      <w:r>
        <w:t>Introduction</w:t>
      </w:r>
    </w:p>
    <w:p w14:paraId="24437B73">
      <w:pPr>
        <w:pStyle w:val="6"/>
        <w:widowControl/>
        <w:ind w:firstLine="420" w:firstLineChars="200"/>
        <w:rPr>
          <w:ins w:id="10" w:author="孙心茹 [2]" w:date="2025-10-21T10:26:41Z"/>
          <w:rFonts w:hint="default" w:cstheme="minorBidi"/>
          <w:kern w:val="2"/>
          <w:sz w:val="21"/>
          <w:lang w:val="en-US" w:eastAsia="zh-CN"/>
        </w:rPr>
      </w:pPr>
      <w:r>
        <w:rPr>
          <w:rFonts w:hint="eastAsia" w:cstheme="minorBidi"/>
          <w:kern w:val="2"/>
          <w:sz w:val="21"/>
        </w:rPr>
        <w:t>自我概念通常被界定为个体对自身在不同领域中的知觉、评价与信念的整体性表征</w:t>
      </w:r>
      <w:del w:id="11" w:author="孙心茹 [2]" w:date="2025-10-19T19:10:50Z">
        <w:r>
          <w:rPr>
            <w:rFonts w:hint="eastAsia" w:cstheme="minorBidi"/>
            <w:kern w:val="2"/>
            <w:sz w:val="21"/>
          </w:rPr>
          <w:delText>，既包含全局性的自我价值感，也体现在具体情境下的能力感与自我效能信念</w:delText>
        </w:r>
      </w:del>
      <w:ins w:id="12" w:author="孙心茹 [2]" w:date="2025-10-21T10:26:41Z">
        <w:r>
          <w:rPr>
            <w:rFonts w:hint="eastAsia" w:cstheme="minorBidi"/>
            <w:kern w:val="2"/>
            <w:sz w:val="21"/>
            <w:lang w:eastAsia="zh-CN"/>
          </w:rPr>
          <w:t>。</w:t>
        </w:r>
      </w:ins>
      <w:ins w:id="13" w:author="孙心茹 [2]" w:date="2025-10-21T10:28:11Z">
        <w:r>
          <w:rPr>
            <w:rFonts w:hint="eastAsia" w:cstheme="minorBidi"/>
            <w:kern w:val="2"/>
            <w:sz w:val="21"/>
            <w:lang w:val="en-US" w:eastAsia="zh-CN"/>
          </w:rPr>
          <w:t>其中，</w:t>
        </w:r>
      </w:ins>
      <w:ins w:id="14" w:author="孙心茹 [2]" w:date="2025-10-21T10:27:52Z">
        <w:r>
          <w:rPr>
            <w:rFonts w:hint="eastAsia" w:cstheme="minorBidi"/>
            <w:kern w:val="2"/>
            <w:sz w:val="21"/>
            <w:lang w:val="en-US" w:eastAsia="zh-CN"/>
          </w:rPr>
          <w:t>积极</w:t>
        </w:r>
      </w:ins>
      <w:ins w:id="15" w:author="孙心茹 [2]" w:date="2025-10-21T10:28:08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16" w:author="孙心茹 [2]" w:date="2025-10-21T10:28:01Z">
        <w:r>
          <w:rPr>
            <w:rFonts w:hint="eastAsia" w:cstheme="minorBidi"/>
            <w:kern w:val="2"/>
            <w:sz w:val="21"/>
            <w:lang w:val="en-US" w:eastAsia="zh-CN"/>
          </w:rPr>
          <w:t>自我</w:t>
        </w:r>
      </w:ins>
      <w:ins w:id="17" w:author="孙心茹 [2]" w:date="2025-10-21T10:28:03Z">
        <w:r>
          <w:rPr>
            <w:rFonts w:hint="eastAsia" w:cstheme="minorBidi"/>
            <w:kern w:val="2"/>
            <w:sz w:val="21"/>
            <w:lang w:val="en-US" w:eastAsia="zh-CN"/>
          </w:rPr>
          <w:t>概念</w:t>
        </w:r>
      </w:ins>
      <w:ins w:id="18" w:author="孙心茹 [2]" w:date="2025-10-21T10:27:26Z">
        <w:r>
          <w:rPr>
            <w:rFonts w:hint="eastAsia" w:cstheme="minorBidi"/>
            <w:kern w:val="2"/>
            <w:sz w:val="21"/>
            <w:lang w:val="en-US" w:eastAsia="zh-CN"/>
          </w:rPr>
          <w:t>被</w:t>
        </w:r>
      </w:ins>
      <w:ins w:id="19" w:author="孙心茹 [2]" w:date="2025-10-21T10:27:29Z">
        <w:r>
          <w:rPr>
            <w:rFonts w:hint="eastAsia" w:cstheme="minorBidi"/>
            <w:kern w:val="2"/>
            <w:sz w:val="21"/>
            <w:lang w:val="en-US" w:eastAsia="zh-CN"/>
          </w:rPr>
          <w:t>认为</w:t>
        </w:r>
      </w:ins>
      <w:ins w:id="20" w:author="孙心茹 [2]" w:date="2025-10-21T10:27:31Z">
        <w:r>
          <w:rPr>
            <w:rFonts w:hint="eastAsia" w:cstheme="minorBidi"/>
            <w:kern w:val="2"/>
            <w:sz w:val="21"/>
            <w:lang w:val="en-US" w:eastAsia="zh-CN"/>
          </w:rPr>
          <w:t>是</w:t>
        </w:r>
      </w:ins>
      <w:ins w:id="21" w:author="孙心茹 [2]" w:date="2025-10-21T10:27:33Z">
        <w:r>
          <w:rPr>
            <w:rFonts w:hint="eastAsia" w:cstheme="minorBidi"/>
            <w:kern w:val="2"/>
            <w:sz w:val="21"/>
            <w:lang w:val="en-US" w:eastAsia="zh-CN"/>
          </w:rPr>
          <w:t>促进</w:t>
        </w:r>
      </w:ins>
      <w:ins w:id="22" w:author="孙心茹 [2]" w:date="2025-10-21T10:27:35Z">
        <w:r>
          <w:rPr>
            <w:rFonts w:hint="eastAsia" w:cstheme="minorBidi"/>
            <w:kern w:val="2"/>
            <w:sz w:val="21"/>
            <w:lang w:val="en-US" w:eastAsia="zh-CN"/>
          </w:rPr>
          <w:t>幸福感</w:t>
        </w:r>
      </w:ins>
      <w:ins w:id="23" w:author="孙心茹 [2]" w:date="2025-10-21T10:27:37Z">
        <w:r>
          <w:rPr>
            <w:rFonts w:hint="eastAsia" w:cstheme="minorBidi"/>
            <w:kern w:val="2"/>
            <w:sz w:val="21"/>
            <w:lang w:val="en-US" w:eastAsia="zh-CN"/>
          </w:rPr>
          <w:t>与</w:t>
        </w:r>
      </w:ins>
      <w:ins w:id="24" w:author="孙心茹 [2]" w:date="2025-10-21T10:27:42Z">
        <w:r>
          <w:rPr>
            <w:rFonts w:hint="eastAsia" w:cstheme="minorBidi"/>
            <w:kern w:val="2"/>
            <w:sz w:val="21"/>
            <w:lang w:val="en-US" w:eastAsia="zh-CN"/>
          </w:rPr>
          <w:t>心理韧性</w:t>
        </w:r>
      </w:ins>
      <w:ins w:id="25" w:author="孙心茹 [2]" w:date="2025-10-21T10:27:43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26" w:author="孙心茹 [2]" w:date="2025-10-21T10:27:45Z">
        <w:r>
          <w:rPr>
            <w:rFonts w:hint="eastAsia" w:cstheme="minorBidi"/>
            <w:kern w:val="2"/>
            <w:sz w:val="21"/>
            <w:lang w:val="en-US" w:eastAsia="zh-CN"/>
          </w:rPr>
          <w:t>关键</w:t>
        </w:r>
      </w:ins>
      <w:ins w:id="27" w:author="孙心茹 [2]" w:date="2025-10-21T10:27:47Z">
        <w:r>
          <w:rPr>
            <w:rFonts w:hint="eastAsia" w:cstheme="minorBidi"/>
            <w:kern w:val="2"/>
            <w:sz w:val="21"/>
            <w:lang w:val="en-US" w:eastAsia="zh-CN"/>
          </w:rPr>
          <w:t>心理资源</w:t>
        </w:r>
      </w:ins>
      <w:ins w:id="28" w:author="孙心茹 [2]" w:date="2025-10-21T10:27:48Z">
        <w:r>
          <w:rPr>
            <w:rFonts w:hint="eastAsia" w:cstheme="minorBidi"/>
            <w:kern w:val="2"/>
            <w:sz w:val="21"/>
            <w:lang w:val="en-US" w:eastAsia="zh-CN"/>
          </w:rPr>
          <w:t>。</w:t>
        </w:r>
      </w:ins>
    </w:p>
    <w:p w14:paraId="73209FDD">
      <w:pPr>
        <w:pStyle w:val="6"/>
        <w:widowControl/>
        <w:ind w:firstLine="420" w:firstLineChars="200"/>
        <w:rPr>
          <w:rFonts w:cstheme="minorBidi"/>
          <w:kern w:val="2"/>
          <w:sz w:val="21"/>
        </w:rPr>
      </w:pPr>
      <w:ins w:id="29" w:author="孙心茹 [2]" w:date="2025-10-19T19:11:45Z">
        <w:r>
          <w:rPr>
            <w:rFonts w:hint="eastAsia" w:cstheme="minorBidi"/>
            <w:kern w:val="2"/>
            <w:sz w:val="21"/>
          </w:rPr>
          <w:t>积极自我观（Positive self-view）指的是个体对自身特质、能力和价值的正向认知与情感评价</w:t>
        </w:r>
      </w:ins>
      <w:ins w:id="30" w:author="孙心茹 [2]" w:date="2025-10-21T10:17:04Z">
        <w:r>
          <w:rPr>
            <w:rFonts w:hint="eastAsia" w:cstheme="minorBidi"/>
            <w:kern w:val="2"/>
            <w:sz w:val="21"/>
            <w:lang w:eastAsia="zh-CN"/>
          </w:rPr>
          <w:t>；</w:t>
        </w:r>
      </w:ins>
      <w:ins w:id="31" w:author="孙心茹 [2]" w:date="2025-10-19T19:11:45Z">
        <w:r>
          <w:rPr>
            <w:rFonts w:hint="eastAsia" w:cstheme="minorBidi"/>
            <w:kern w:val="2"/>
            <w:sz w:val="21"/>
          </w:rPr>
          <w:t>但如何准确地定义并测量</w:t>
        </w:r>
      </w:ins>
      <w:ins w:id="32" w:author="孙心茹 [2]" w:date="2025-10-21T10:17:17Z">
        <w:r>
          <w:rPr>
            <w:rFonts w:hint="eastAsia" w:cstheme="minorBidi"/>
            <w:kern w:val="2"/>
            <w:sz w:val="21"/>
            <w:lang w:val="en-US" w:eastAsia="zh-CN"/>
          </w:rPr>
          <w:t>积极自我</w:t>
        </w:r>
      </w:ins>
      <w:ins w:id="33" w:author="孙心茹 [2]" w:date="2025-10-21T10:17:18Z">
        <w:r>
          <w:rPr>
            <w:rFonts w:hint="eastAsia" w:cstheme="minorBidi"/>
            <w:kern w:val="2"/>
            <w:sz w:val="21"/>
            <w:lang w:val="en-US" w:eastAsia="zh-CN"/>
          </w:rPr>
          <w:t>观</w:t>
        </w:r>
      </w:ins>
      <w:ins w:id="34" w:author="孙心茹 [2]" w:date="2025-10-21T10:17:19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35" w:author="孙心茹 [2]" w:date="2025-10-19T19:11:45Z">
        <w:r>
          <w:rPr>
            <w:rFonts w:hint="eastAsia" w:cstheme="minorBidi"/>
            <w:kern w:val="2"/>
            <w:sz w:val="21"/>
          </w:rPr>
          <w:t>构念</w:t>
        </w:r>
      </w:ins>
      <w:ins w:id="36" w:author="孙心茹 [2]" w:date="2025-10-21T10:12:43Z">
        <w:r>
          <w:rPr>
            <w:rFonts w:hint="eastAsia" w:cstheme="minorBidi"/>
            <w:kern w:val="2"/>
            <w:sz w:val="21"/>
            <w:lang w:eastAsia="zh-CN"/>
          </w:rPr>
          <w:t>，</w:t>
        </w:r>
      </w:ins>
      <w:ins w:id="37" w:author="孙心茹 [2]" w:date="2025-10-21T10:12:45Z">
        <w:r>
          <w:rPr>
            <w:rFonts w:hint="eastAsia" w:cstheme="minorBidi"/>
            <w:kern w:val="2"/>
            <w:sz w:val="21"/>
            <w:lang w:val="en-US" w:eastAsia="zh-CN"/>
          </w:rPr>
          <w:t>以及</w:t>
        </w:r>
      </w:ins>
      <w:ins w:id="38" w:author="孙心茹 [2]" w:date="2025-10-21T10:12:48Z">
        <w:r>
          <w:rPr>
            <w:rFonts w:hint="eastAsia" w:cstheme="minorBidi"/>
            <w:kern w:val="2"/>
            <w:sz w:val="21"/>
            <w:lang w:val="en-US" w:eastAsia="zh-CN"/>
          </w:rPr>
          <w:t>该</w:t>
        </w:r>
      </w:ins>
      <w:ins w:id="39" w:author="孙心茹 [2]" w:date="2025-10-21T10:12:50Z">
        <w:r>
          <w:rPr>
            <w:rFonts w:hint="eastAsia" w:cstheme="minorBidi"/>
            <w:kern w:val="2"/>
            <w:sz w:val="21"/>
            <w:lang w:val="en-US" w:eastAsia="zh-CN"/>
          </w:rPr>
          <w:t>构念在</w:t>
        </w:r>
      </w:ins>
      <w:ins w:id="40" w:author="孙心茹 [2]" w:date="2025-10-21T10:12:52Z">
        <w:r>
          <w:rPr>
            <w:rFonts w:hint="eastAsia" w:cstheme="minorBidi"/>
            <w:kern w:val="2"/>
            <w:sz w:val="21"/>
            <w:lang w:val="en-US" w:eastAsia="zh-CN"/>
          </w:rPr>
          <w:t>心理健康</w:t>
        </w:r>
      </w:ins>
      <w:ins w:id="41" w:author="孙心茹 [2]" w:date="2025-10-21T10:17:46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42" w:author="孙心茹 [2]" w:date="2025-10-21T10:17:49Z">
        <w:r>
          <w:rPr>
            <w:rFonts w:hint="eastAsia" w:cstheme="minorBidi"/>
            <w:kern w:val="2"/>
            <w:sz w:val="21"/>
            <w:lang w:val="en-US" w:eastAsia="zh-CN"/>
          </w:rPr>
          <w:t>预测</w:t>
        </w:r>
      </w:ins>
      <w:ins w:id="43" w:author="孙心茹 [2]" w:date="2025-10-21T10:12:54Z">
        <w:r>
          <w:rPr>
            <w:rFonts w:hint="eastAsia" w:cstheme="minorBidi"/>
            <w:kern w:val="2"/>
            <w:sz w:val="21"/>
            <w:lang w:val="en-US" w:eastAsia="zh-CN"/>
          </w:rPr>
          <w:t>中</w:t>
        </w:r>
      </w:ins>
      <w:ins w:id="44" w:author="孙心茹 [2]" w:date="2025-10-21T10:18:01Z">
        <w:r>
          <w:rPr>
            <w:rFonts w:hint="eastAsia" w:cstheme="minorBidi"/>
            <w:kern w:val="2"/>
            <w:sz w:val="21"/>
            <w:lang w:val="en-US" w:eastAsia="zh-CN"/>
          </w:rPr>
          <w:t>发挥</w:t>
        </w:r>
      </w:ins>
      <w:ins w:id="45" w:author="孙心茹 [2]" w:date="2025-10-21T10:18:02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46" w:author="孙心茹 [2]" w:date="2025-10-21T10:13:01Z">
        <w:r>
          <w:rPr>
            <w:rFonts w:hint="eastAsia" w:cstheme="minorBidi"/>
            <w:kern w:val="2"/>
            <w:sz w:val="21"/>
            <w:lang w:val="en-US" w:eastAsia="zh-CN"/>
          </w:rPr>
          <w:t>作用</w:t>
        </w:r>
      </w:ins>
      <w:ins w:id="47" w:author="孙心茹 [2]" w:date="2025-10-19T19:11:45Z">
        <w:r>
          <w:rPr>
            <w:rFonts w:hint="eastAsia" w:cstheme="minorBidi"/>
            <w:kern w:val="2"/>
            <w:sz w:val="21"/>
          </w:rPr>
          <w:t>仍存在争议。</w:t>
        </w:r>
      </w:ins>
    </w:p>
    <w:p w14:paraId="4283563D">
      <w:pPr>
        <w:pStyle w:val="6"/>
        <w:widowControl/>
        <w:ind w:firstLine="420" w:firstLineChars="200"/>
        <w:rPr>
          <w:del w:id="48" w:author="孙心茹 [2]" w:date="2025-10-19T19:16:50Z"/>
          <w:rFonts w:cstheme="minorBidi"/>
          <w:kern w:val="2"/>
          <w:sz w:val="21"/>
        </w:rPr>
      </w:pPr>
      <w:del w:id="49" w:author="孙心茹 [2]" w:date="2025-10-19T19:16:50Z">
        <w:commentRangeStart w:id="0"/>
        <w:r>
          <w:rPr>
            <w:rFonts w:hint="eastAsia" w:cstheme="minorBidi"/>
            <w:kern w:val="2"/>
            <w:sz w:val="21"/>
          </w:rPr>
          <w:delText>积极自我概念被认为是促进幸福感与心理韧性的关键心理资源，通常指个体对自身持有的正向、接纳性的评价与信念，包括自尊、自我效能感等正向自我表征的整合。</w:delText>
        </w:r>
        <w:commentRangeEnd w:id="0"/>
      </w:del>
      <w:del w:id="50" w:author="孙心茹 [2]" w:date="2025-10-19T19:16:50Z">
        <w:r>
          <w:rPr>
            <w:rStyle w:val="12"/>
            <w:rFonts w:cstheme="minorBidi"/>
            <w:kern w:val="2"/>
          </w:rPr>
          <w:commentReference w:id="0"/>
        </w:r>
      </w:del>
    </w:p>
    <w:p w14:paraId="2CA042B3">
      <w:pPr>
        <w:pStyle w:val="6"/>
        <w:widowControl/>
        <w:ind w:firstLine="420" w:firstLineChars="200"/>
        <w:rPr>
          <w:rFonts w:cstheme="minorBidi"/>
          <w:kern w:val="2"/>
          <w:sz w:val="21"/>
        </w:rPr>
      </w:pPr>
      <w:ins w:id="51" w:author="孙心茹 [2]" w:date="2025-10-21T10:28:33Z">
        <w:r>
          <w:rPr>
            <w:rFonts w:hint="eastAsia" w:cstheme="minorBidi"/>
            <w:kern w:val="2"/>
            <w:sz w:val="21"/>
            <w:lang w:val="en-US" w:eastAsia="zh-CN"/>
          </w:rPr>
          <w:t>对于</w:t>
        </w:r>
      </w:ins>
      <w:ins w:id="52" w:author="孙心茹 [2]" w:date="2025-10-21T10:28:35Z">
        <w:r>
          <w:rPr>
            <w:rFonts w:hint="eastAsia" w:cstheme="minorBidi"/>
            <w:kern w:val="2"/>
            <w:sz w:val="21"/>
            <w:lang w:val="en-US" w:eastAsia="zh-CN"/>
          </w:rPr>
          <w:t>积极自我</w:t>
        </w:r>
      </w:ins>
      <w:ins w:id="53" w:author="孙心茹 [2]" w:date="2025-10-21T10:28:36Z">
        <w:r>
          <w:rPr>
            <w:rFonts w:hint="eastAsia" w:cstheme="minorBidi"/>
            <w:kern w:val="2"/>
            <w:sz w:val="21"/>
            <w:lang w:val="en-US" w:eastAsia="zh-CN"/>
          </w:rPr>
          <w:t>观</w:t>
        </w:r>
      </w:ins>
      <w:ins w:id="54" w:author="孙心茹 [2]" w:date="2025-10-21T10:28:39Z">
        <w:r>
          <w:rPr>
            <w:rFonts w:hint="eastAsia" w:cstheme="minorBidi"/>
            <w:kern w:val="2"/>
            <w:sz w:val="21"/>
            <w:lang w:val="en-US" w:eastAsia="zh-CN"/>
          </w:rPr>
          <w:t>，</w:t>
        </w:r>
      </w:ins>
      <w:ins w:id="55" w:author="孙心茹 [2]" w:date="2025-10-21T10:28:40Z">
        <w:r>
          <w:rPr>
            <w:rFonts w:hint="eastAsia" w:cstheme="minorBidi"/>
            <w:kern w:val="2"/>
            <w:sz w:val="21"/>
            <w:lang w:val="en-US" w:eastAsia="zh-CN"/>
          </w:rPr>
          <w:t>在</w:t>
        </w:r>
      </w:ins>
      <w:ins w:id="56" w:author="孙心茹 [2]" w:date="2025-10-21T10:28:50Z">
        <w:r>
          <w:rPr>
            <w:rFonts w:hint="eastAsia" w:cstheme="minorBidi"/>
            <w:kern w:val="2"/>
            <w:sz w:val="21"/>
            <w:lang w:val="en-US" w:eastAsia="zh-CN"/>
          </w:rPr>
          <w:t>明确</w:t>
        </w:r>
      </w:ins>
      <w:ins w:id="57" w:author="孙心茹 [2]" w:date="2025-10-21T10:28:55Z">
        <w:r>
          <w:rPr>
            <w:rFonts w:hint="eastAsia" w:cstheme="minorBidi"/>
            <w:kern w:val="2"/>
            <w:sz w:val="21"/>
            <w:lang w:val="en-US" w:eastAsia="zh-CN"/>
          </w:rPr>
          <w:t>其</w:t>
        </w:r>
      </w:ins>
      <w:ins w:id="58" w:author="孙心茹 [2]" w:date="2025-10-21T10:28:57Z">
        <w:r>
          <w:rPr>
            <w:rFonts w:hint="eastAsia" w:cstheme="minorBidi"/>
            <w:kern w:val="2"/>
            <w:sz w:val="21"/>
            <w:lang w:val="en-US" w:eastAsia="zh-CN"/>
          </w:rPr>
          <w:t>结构</w:t>
        </w:r>
      </w:ins>
      <w:ins w:id="59" w:author="孙心茹 [2]" w:date="2025-10-21T10:29:09Z">
        <w:r>
          <w:rPr>
            <w:rFonts w:hint="eastAsia" w:cstheme="minorBidi"/>
            <w:kern w:val="2"/>
            <w:sz w:val="21"/>
            <w:lang w:val="en-US" w:eastAsia="zh-CN"/>
          </w:rPr>
          <w:t>层次</w:t>
        </w:r>
      </w:ins>
      <w:ins w:id="60" w:author="孙心茹 [2]" w:date="2025-10-21T10:28:57Z">
        <w:r>
          <w:rPr>
            <w:rFonts w:hint="eastAsia" w:cstheme="minorBidi"/>
            <w:kern w:val="2"/>
            <w:sz w:val="21"/>
            <w:lang w:val="en-US" w:eastAsia="zh-CN"/>
          </w:rPr>
          <w:t>和</w:t>
        </w:r>
      </w:ins>
      <w:ins w:id="61" w:author="孙心茹 [2]" w:date="2025-10-21T10:28:59Z">
        <w:r>
          <w:rPr>
            <w:rFonts w:hint="eastAsia" w:cstheme="minorBidi"/>
            <w:kern w:val="2"/>
            <w:sz w:val="21"/>
            <w:lang w:val="en-US" w:eastAsia="zh-CN"/>
          </w:rPr>
          <w:t>功能</w:t>
        </w:r>
      </w:ins>
      <w:ins w:id="62" w:author="孙心茹 [2]" w:date="2025-10-21T10:29:13Z">
        <w:r>
          <w:rPr>
            <w:rFonts w:hint="eastAsia" w:cstheme="minorBidi"/>
            <w:kern w:val="2"/>
            <w:sz w:val="21"/>
            <w:lang w:val="en-US" w:eastAsia="zh-CN"/>
          </w:rPr>
          <w:t>性</w:t>
        </w:r>
      </w:ins>
      <w:ins w:id="63" w:author="孙心茹 [2]" w:date="2025-10-21T10:29:45Z">
        <w:r>
          <w:rPr>
            <w:rFonts w:hint="eastAsia" w:cstheme="minorBidi"/>
            <w:kern w:val="2"/>
            <w:sz w:val="21"/>
            <w:lang w:val="en-US" w:eastAsia="zh-CN"/>
          </w:rPr>
          <w:t>研究</w:t>
        </w:r>
      </w:ins>
      <w:ins w:id="64" w:author="孙心茹 [2]" w:date="2025-10-21T10:29:46Z">
        <w:r>
          <w:rPr>
            <w:rFonts w:hint="eastAsia" w:cstheme="minorBidi"/>
            <w:kern w:val="2"/>
            <w:sz w:val="21"/>
            <w:lang w:val="en-US" w:eastAsia="zh-CN"/>
          </w:rPr>
          <w:t>方面</w:t>
        </w:r>
      </w:ins>
      <w:ins w:id="65" w:author="孙心茹 [2]" w:date="2025-10-21T10:29:50Z">
        <w:r>
          <w:rPr>
            <w:rFonts w:hint="eastAsia" w:cstheme="minorBidi"/>
            <w:kern w:val="2"/>
            <w:sz w:val="21"/>
            <w:lang w:val="en-US" w:eastAsia="zh-CN"/>
          </w:rPr>
          <w:t>仍有</w:t>
        </w:r>
      </w:ins>
      <w:ins w:id="66" w:author="孙心茹 [2]" w:date="2025-10-21T10:29:52Z">
        <w:r>
          <w:rPr>
            <w:rFonts w:hint="eastAsia" w:cstheme="minorBidi"/>
            <w:kern w:val="2"/>
            <w:sz w:val="21"/>
            <w:lang w:val="en-US" w:eastAsia="zh-CN"/>
          </w:rPr>
          <w:t>欠缺</w:t>
        </w:r>
      </w:ins>
      <w:ins w:id="67" w:author="孙心茹 [2]" w:date="2025-10-21T10:29:54Z">
        <w:r>
          <w:rPr>
            <w:rFonts w:hint="eastAsia" w:cstheme="minorBidi"/>
            <w:kern w:val="2"/>
            <w:sz w:val="21"/>
            <w:lang w:val="en-US" w:eastAsia="zh-CN"/>
          </w:rPr>
          <w:t>：</w:t>
        </w:r>
      </w:ins>
      <w:commentRangeStart w:id="1"/>
      <w:r>
        <w:rPr>
          <w:rFonts w:hint="eastAsia" w:cstheme="minorBidi"/>
          <w:kern w:val="2"/>
          <w:sz w:val="21"/>
        </w:rPr>
        <w:t>现有研究多从单一角度切入探究个体的积极自我观，缺乏</w:t>
      </w:r>
      <w:ins w:id="68" w:author="孙心茹 [2]" w:date="2025-10-21T10:18:52Z">
        <w:r>
          <w:rPr>
            <w:rFonts w:hint="eastAsia" w:cstheme="minorBidi"/>
            <w:kern w:val="2"/>
            <w:sz w:val="21"/>
            <w:lang w:val="en-US" w:eastAsia="zh-CN"/>
          </w:rPr>
          <w:t>对</w:t>
        </w:r>
      </w:ins>
      <w:ins w:id="69" w:author="孙心茹 [2]" w:date="2025-10-21T10:18:54Z">
        <w:r>
          <w:rPr>
            <w:rFonts w:hint="eastAsia" w:cstheme="minorBidi"/>
            <w:kern w:val="2"/>
            <w:sz w:val="21"/>
            <w:lang w:val="en-US" w:eastAsia="zh-CN"/>
          </w:rPr>
          <w:t>积极自我</w:t>
        </w:r>
      </w:ins>
      <w:ins w:id="70" w:author="孙心茹 [2]" w:date="2025-10-21T10:18:55Z">
        <w:r>
          <w:rPr>
            <w:rFonts w:hint="eastAsia" w:cstheme="minorBidi"/>
            <w:kern w:val="2"/>
            <w:sz w:val="21"/>
            <w:lang w:val="en-US" w:eastAsia="zh-CN"/>
          </w:rPr>
          <w:t>观</w:t>
        </w:r>
      </w:ins>
      <w:ins w:id="71" w:author="孙心茹 [2]" w:date="2025-10-21T10:18:58Z">
        <w:r>
          <w:rPr>
            <w:rFonts w:hint="eastAsia" w:cstheme="minorBidi"/>
            <w:kern w:val="2"/>
            <w:sz w:val="21"/>
            <w:lang w:val="en-US" w:eastAsia="zh-CN"/>
          </w:rPr>
          <w:t>构念</w:t>
        </w:r>
      </w:ins>
      <w:r>
        <w:rPr>
          <w:rFonts w:hint="eastAsia" w:cstheme="minorBidi"/>
          <w:kern w:val="2"/>
          <w:sz w:val="21"/>
        </w:rPr>
        <w:t>综合性的整合</w:t>
      </w:r>
      <w:ins w:id="72" w:author="孙心茹" w:date="2025-10-07T16:10:00Z">
        <w:r>
          <w:rPr>
            <w:rFonts w:hint="eastAsia" w:cstheme="minorBidi"/>
            <w:kern w:val="2"/>
            <w:sz w:val="21"/>
          </w:rPr>
          <w:t>；</w:t>
        </w:r>
      </w:ins>
      <w:ins w:id="73" w:author="孙心茹 [2]" w:date="2025-10-19T19:17:00Z">
        <w:r>
          <w:rPr>
            <w:rFonts w:hint="eastAsia" w:cstheme="minorBidi"/>
            <w:kern w:val="2"/>
            <w:sz w:val="21"/>
            <w:lang w:val="en-US" w:eastAsia="zh-CN"/>
          </w:rPr>
          <w:t>积极</w:t>
        </w:r>
      </w:ins>
      <w:ins w:id="74" w:author="孙心茹 [2]" w:date="2025-10-19T19:17:03Z">
        <w:r>
          <w:rPr>
            <w:rFonts w:hint="eastAsia" w:cstheme="minorBidi"/>
            <w:kern w:val="2"/>
            <w:sz w:val="21"/>
            <w:lang w:val="en-US" w:eastAsia="zh-CN"/>
          </w:rPr>
          <w:t>自我</w:t>
        </w:r>
      </w:ins>
      <w:ins w:id="75" w:author="孙心茹 [2]" w:date="2025-10-19T19:17:05Z">
        <w:r>
          <w:rPr>
            <w:rFonts w:hint="eastAsia" w:cstheme="minorBidi"/>
            <w:kern w:val="2"/>
            <w:sz w:val="21"/>
            <w:lang w:val="en-US" w:eastAsia="zh-CN"/>
          </w:rPr>
          <w:t>观</w:t>
        </w:r>
      </w:ins>
      <w:ins w:id="76" w:author="孙心茹 [2]" w:date="2025-10-21T10:19:16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77" w:author="孙心茹 [2]" w:date="2025-10-21T10:19:19Z">
        <w:r>
          <w:rPr>
            <w:rFonts w:hint="eastAsia" w:cstheme="minorBidi"/>
            <w:kern w:val="2"/>
            <w:sz w:val="21"/>
            <w:lang w:val="en-US" w:eastAsia="zh-CN"/>
          </w:rPr>
          <w:t>结构，</w:t>
        </w:r>
      </w:ins>
      <w:ins w:id="78" w:author="孙心茹 [2]" w:date="2025-10-21T10:19:21Z">
        <w:r>
          <w:rPr>
            <w:rFonts w:hint="eastAsia" w:cstheme="minorBidi"/>
            <w:kern w:val="2"/>
            <w:sz w:val="21"/>
            <w:lang w:val="en-US" w:eastAsia="zh-CN"/>
          </w:rPr>
          <w:t>即</w:t>
        </w:r>
      </w:ins>
      <w:ins w:id="79" w:author="孙心茹 [2]" w:date="2025-10-21T10:19:37Z">
        <w:r>
          <w:rPr>
            <w:rFonts w:hint="eastAsia" w:cstheme="minorBidi"/>
            <w:kern w:val="2"/>
            <w:sz w:val="21"/>
            <w:lang w:val="en-US" w:eastAsia="zh-CN"/>
          </w:rPr>
          <w:t>积极自我观</w:t>
        </w:r>
      </w:ins>
      <w:ins w:id="80" w:author="孙心茹 [2]" w:date="2025-10-19T19:17:15Z">
        <w:r>
          <w:rPr>
            <w:rFonts w:hint="eastAsia" w:cstheme="minorBidi"/>
            <w:kern w:val="2"/>
            <w:sz w:val="21"/>
            <w:lang w:val="en-US" w:eastAsia="zh-CN"/>
          </w:rPr>
          <w:t>是</w:t>
        </w:r>
      </w:ins>
      <w:ins w:id="81" w:author="孙心茹 [2]" w:date="2025-10-19T19:17:50Z">
        <w:r>
          <w:rPr>
            <w:rFonts w:hint="eastAsia" w:cstheme="minorBidi"/>
            <w:kern w:val="2"/>
            <w:sz w:val="21"/>
            <w:lang w:val="en-US" w:eastAsia="zh-CN"/>
          </w:rPr>
          <w:t>更高</w:t>
        </w:r>
      </w:ins>
      <w:ins w:id="82" w:author="孙心茹 [2]" w:date="2025-10-19T19:17:53Z">
        <w:r>
          <w:rPr>
            <w:rFonts w:hint="eastAsia" w:cstheme="minorBidi"/>
            <w:kern w:val="2"/>
            <w:sz w:val="21"/>
            <w:lang w:val="en-US" w:eastAsia="zh-CN"/>
          </w:rPr>
          <w:t>阶</w:t>
        </w:r>
      </w:ins>
      <w:ins w:id="83" w:author="孙心茹 [2]" w:date="2025-10-19T19:17:55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84" w:author="孙心茹 [2]" w:date="2025-10-19T19:18:00Z">
        <w:r>
          <w:rPr>
            <w:rFonts w:hint="eastAsia" w:cstheme="minorBidi"/>
            <w:kern w:val="2"/>
            <w:sz w:val="21"/>
            <w:lang w:val="en-US" w:eastAsia="zh-CN"/>
          </w:rPr>
          <w:t>构念</w:t>
        </w:r>
      </w:ins>
      <w:ins w:id="85" w:author="孙心茹 [2]" w:date="2025-10-19T19:18:01Z">
        <w:r>
          <w:rPr>
            <w:rFonts w:hint="eastAsia" w:cstheme="minorBidi"/>
            <w:kern w:val="2"/>
            <w:sz w:val="21"/>
            <w:lang w:val="en-US" w:eastAsia="zh-CN"/>
          </w:rPr>
          <w:t>还是</w:t>
        </w:r>
      </w:ins>
      <w:ins w:id="86" w:author="孙心茹 [2]" w:date="2025-10-19T19:18:03Z">
        <w:r>
          <w:rPr>
            <w:rFonts w:hint="eastAsia" w:cstheme="minorBidi"/>
            <w:kern w:val="2"/>
            <w:sz w:val="21"/>
            <w:lang w:val="en-US" w:eastAsia="zh-CN"/>
          </w:rPr>
          <w:t>家族</w:t>
        </w:r>
      </w:ins>
      <w:ins w:id="87" w:author="孙心茹 [2]" w:date="2025-10-19T19:18:08Z">
        <w:r>
          <w:rPr>
            <w:rFonts w:hint="eastAsia" w:cstheme="minorBidi"/>
            <w:kern w:val="2"/>
            <w:sz w:val="21"/>
            <w:lang w:val="en-US" w:eastAsia="zh-CN"/>
          </w:rPr>
          <w:t>式</w:t>
        </w:r>
      </w:ins>
      <w:ins w:id="88" w:author="孙心茹 [2]" w:date="2025-10-19T19:18:12Z">
        <w:r>
          <w:rPr>
            <w:rFonts w:hint="eastAsia" w:cstheme="minorBidi"/>
            <w:kern w:val="2"/>
            <w:sz w:val="21"/>
            <w:lang w:val="en-US" w:eastAsia="zh-CN"/>
          </w:rPr>
          <w:t>构念</w:t>
        </w:r>
      </w:ins>
      <w:ins w:id="89" w:author="孙心茹 [2]" w:date="2025-10-21T10:19:43Z">
        <w:r>
          <w:rPr>
            <w:rFonts w:hint="eastAsia" w:cstheme="minorBidi"/>
            <w:kern w:val="2"/>
            <w:sz w:val="21"/>
            <w:lang w:val="en-US" w:eastAsia="zh-CN"/>
          </w:rPr>
          <w:t>、</w:t>
        </w:r>
      </w:ins>
      <w:ins w:id="90" w:author="孙心茹 [2]" w:date="2025-10-21T10:19:45Z">
        <w:r>
          <w:rPr>
            <w:rFonts w:hint="eastAsia" w:cstheme="minorBidi"/>
            <w:kern w:val="2"/>
            <w:sz w:val="21"/>
            <w:lang w:val="en-US" w:eastAsia="zh-CN"/>
          </w:rPr>
          <w:t>包含</w:t>
        </w:r>
      </w:ins>
      <w:ins w:id="91" w:author="孙心茹 [2]" w:date="2025-10-21T10:19:46Z">
        <w:r>
          <w:rPr>
            <w:rFonts w:hint="eastAsia" w:cstheme="minorBidi"/>
            <w:kern w:val="2"/>
            <w:sz w:val="21"/>
            <w:lang w:val="en-US" w:eastAsia="zh-CN"/>
          </w:rPr>
          <w:t>哪些</w:t>
        </w:r>
      </w:ins>
      <w:ins w:id="92" w:author="孙心茹 [2]" w:date="2025-10-21T10:19:47Z">
        <w:r>
          <w:rPr>
            <w:rFonts w:hint="eastAsia" w:cstheme="minorBidi"/>
            <w:kern w:val="2"/>
            <w:sz w:val="21"/>
            <w:lang w:val="en-US" w:eastAsia="zh-CN"/>
          </w:rPr>
          <w:t>可能的</w:t>
        </w:r>
      </w:ins>
      <w:ins w:id="93" w:author="孙心茹 [2]" w:date="2025-10-21T10:19:50Z">
        <w:r>
          <w:rPr>
            <w:rFonts w:hint="eastAsia" w:cstheme="minorBidi"/>
            <w:kern w:val="2"/>
            <w:sz w:val="21"/>
            <w:lang w:val="en-US" w:eastAsia="zh-CN"/>
          </w:rPr>
          <w:t>维度</w:t>
        </w:r>
      </w:ins>
      <w:ins w:id="94" w:author="孙心茹 [2]" w:date="2025-10-19T19:18:19Z">
        <w:r>
          <w:rPr>
            <w:rFonts w:hint="eastAsia" w:cstheme="minorBidi"/>
            <w:kern w:val="2"/>
            <w:sz w:val="21"/>
            <w:lang w:val="en-US" w:eastAsia="zh-CN"/>
          </w:rPr>
          <w:t>仍有待</w:t>
        </w:r>
      </w:ins>
      <w:ins w:id="95" w:author="孙心茹 [2]" w:date="2025-10-19T19:18:20Z">
        <w:r>
          <w:rPr>
            <w:rFonts w:hint="eastAsia" w:cstheme="minorBidi"/>
            <w:kern w:val="2"/>
            <w:sz w:val="21"/>
            <w:lang w:val="en-US" w:eastAsia="zh-CN"/>
          </w:rPr>
          <w:t>探究</w:t>
        </w:r>
      </w:ins>
      <w:ins w:id="96" w:author="孙心茹 [2]" w:date="2025-10-19T19:18:23Z">
        <w:r>
          <w:rPr>
            <w:rFonts w:hint="eastAsia" w:cstheme="minorBidi"/>
            <w:kern w:val="2"/>
            <w:sz w:val="21"/>
            <w:lang w:val="en-US" w:eastAsia="zh-CN"/>
          </w:rPr>
          <w:t>；</w:t>
        </w:r>
      </w:ins>
      <w:ins w:id="97" w:author="孙心茹 [2]" w:date="2025-10-19T19:18:30Z">
        <w:r>
          <w:rPr>
            <w:rFonts w:hint="eastAsia" w:cstheme="minorBidi"/>
            <w:kern w:val="2"/>
            <w:sz w:val="21"/>
            <w:lang w:val="en-US" w:eastAsia="zh-CN"/>
          </w:rPr>
          <w:t>对于</w:t>
        </w:r>
      </w:ins>
      <w:ins w:id="98" w:author="孙心茹 [2]" w:date="2025-10-19T19:18:32Z">
        <w:r>
          <w:rPr>
            <w:rFonts w:hint="eastAsia" w:cstheme="minorBidi"/>
            <w:kern w:val="2"/>
            <w:sz w:val="21"/>
            <w:lang w:val="en-US" w:eastAsia="zh-CN"/>
          </w:rPr>
          <w:t>积极自我</w:t>
        </w:r>
      </w:ins>
      <w:ins w:id="99" w:author="孙心茹 [2]" w:date="2025-10-19T19:18:34Z">
        <w:r>
          <w:rPr>
            <w:rFonts w:hint="eastAsia" w:cstheme="minorBidi"/>
            <w:kern w:val="2"/>
            <w:sz w:val="21"/>
            <w:lang w:val="en-US" w:eastAsia="zh-CN"/>
          </w:rPr>
          <w:t>观</w:t>
        </w:r>
      </w:ins>
      <w:ins w:id="100" w:author="孙心茹 [2]" w:date="2025-10-19T19:18:35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101" w:author="孙心茹 [2]" w:date="2025-10-19T19:18:37Z">
        <w:r>
          <w:rPr>
            <w:rFonts w:hint="eastAsia" w:cstheme="minorBidi"/>
            <w:kern w:val="2"/>
            <w:sz w:val="21"/>
            <w:lang w:val="en-US" w:eastAsia="zh-CN"/>
          </w:rPr>
          <w:t>作用</w:t>
        </w:r>
      </w:ins>
      <w:ins w:id="102" w:author="孙心茹 [2]" w:date="2025-10-19T19:18:38Z">
        <w:r>
          <w:rPr>
            <w:rFonts w:hint="eastAsia" w:cstheme="minorBidi"/>
            <w:kern w:val="2"/>
            <w:sz w:val="21"/>
            <w:lang w:val="en-US" w:eastAsia="zh-CN"/>
          </w:rPr>
          <w:t>，</w:t>
        </w:r>
      </w:ins>
      <w:ins w:id="103" w:author="孙心茹 [2]" w:date="2025-10-19T19:18:44Z">
        <w:r>
          <w:rPr>
            <w:rFonts w:hint="eastAsia" w:cstheme="minorBidi"/>
            <w:kern w:val="2"/>
            <w:sz w:val="21"/>
            <w:lang w:val="en-US" w:eastAsia="zh-CN"/>
          </w:rPr>
          <w:t>即</w:t>
        </w:r>
      </w:ins>
      <w:ins w:id="104" w:author="孙心茹" w:date="2025-10-07T16:10:00Z">
        <w:r>
          <w:rPr>
            <w:rFonts w:hint="eastAsia" w:cstheme="minorBidi"/>
            <w:kern w:val="2"/>
            <w:sz w:val="21"/>
          </w:rPr>
          <w:t>积极自我观对心理健康的预测功能</w:t>
        </w:r>
      </w:ins>
      <w:ins w:id="105" w:author="孙心茹 [2]" w:date="2025-10-19T19:18:49Z">
        <w:r>
          <w:rPr>
            <w:rFonts w:hint="eastAsia" w:cstheme="minorBidi"/>
            <w:kern w:val="2"/>
            <w:sz w:val="21"/>
            <w:lang w:val="en-US" w:eastAsia="zh-CN"/>
          </w:rPr>
          <w:t>也</w:t>
        </w:r>
      </w:ins>
      <w:ins w:id="106" w:author="孙心茹" w:date="2025-10-07T16:10:00Z">
        <w:r>
          <w:rPr>
            <w:rFonts w:hint="eastAsia" w:cstheme="minorBidi"/>
            <w:kern w:val="2"/>
            <w:sz w:val="21"/>
          </w:rPr>
          <w:t>尚不清晰。</w:t>
        </w:r>
        <w:commentRangeEnd w:id="1"/>
      </w:ins>
      <w:r>
        <w:rPr>
          <w:rStyle w:val="12"/>
          <w:rFonts w:cstheme="minorBidi"/>
          <w:kern w:val="2"/>
        </w:rPr>
        <w:commentReference w:id="1"/>
      </w:r>
    </w:p>
    <w:p w14:paraId="04179058">
      <w:pPr>
        <w:pStyle w:val="3"/>
        <w:widowControl/>
        <w:ind w:firstLine="420" w:firstLineChars="200"/>
        <w:rPr>
          <w:del w:id="107" w:author="Hu Chuan-Peng" w:date="2025-10-06T11:13:00Z"/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108" w:author="孙心茹 [2]" w:date="2025-10-21T10:30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为解决</w:t>
        </w:r>
      </w:ins>
      <w:ins w:id="109" w:author="孙心茹 [2]" w:date="2025-10-21T10:30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积极自我观</w:t>
        </w:r>
      </w:ins>
      <w:ins w:id="110" w:author="孙心茹 [2]" w:date="2025-10-21T10:30:4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结构</w:t>
        </w:r>
      </w:ins>
      <w:ins w:id="111" w:author="孙心茹 [2]" w:date="2025-10-21T10:30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及</w:t>
        </w:r>
      </w:ins>
      <w:ins w:id="112" w:author="孙心茹 [2]" w:date="2025-10-21T10:30:5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功能</w:t>
        </w:r>
      </w:ins>
      <w:ins w:id="113" w:author="孙心茹 [2]" w:date="2025-10-21T10:31:3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模糊</w:t>
        </w:r>
      </w:ins>
      <w:ins w:id="114" w:author="孙心茹 [2]" w:date="2025-10-21T10:31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的</w:t>
        </w:r>
      </w:ins>
      <w:ins w:id="115" w:author="孙心茹 [2]" w:date="2025-10-21T10:31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问题</w:t>
        </w:r>
      </w:ins>
      <w:ins w:id="116" w:author="孙心茹 [2]" w:date="2025-10-21T10:31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，</w:t>
        </w:r>
      </w:ins>
      <w:ins w:id="117" w:author="Hu Chuan-Peng" w:date="2025-10-06T11:13:00Z">
        <w:del w:id="118" w:author="孙心茹 [2]" w:date="2025-10-19T19:20:04Z">
          <w:commentRangeStart w:id="2"/>
          <w:r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  <w:delText>[</w:delText>
          </w:r>
        </w:del>
      </w:ins>
      <w:ins w:id="119" w:author="Hu Chuan-Peng" w:date="2025-10-06T11:13:00Z">
        <w:del w:id="120" w:author="孙心茹 [2]" w:date="2025-10-19T19:20:03Z">
          <w:r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  <w:delText>当前研究概</w:delText>
          </w:r>
        </w:del>
      </w:ins>
      <w:ins w:id="121" w:author="Hu Chuan-Peng" w:date="2025-10-06T11:13:00Z">
        <w:del w:id="122" w:author="孙心茹 [2]" w:date="2025-10-19T19:20:02Z">
          <w:r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  <w:delText>括</w:delText>
          </w:r>
        </w:del>
      </w:ins>
      <w:ins w:id="123" w:author="Hu Chuan-Peng" w:date="2025-10-06T11:13:00Z">
        <w:del w:id="124" w:author="孙心茹 [2]" w:date="2025-10-19T19:20:02Z">
          <w:r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  <w:delText>]</w:delText>
          </w:r>
        </w:del>
      </w:ins>
      <w:ins w:id="125" w:author="Hu Chuan-Peng" w:date="2025-10-06T11:14:00Z">
        <w:del w:id="126" w:author="孙心茹 [2]" w:date="2025-10-19T19:20:02Z">
          <w:r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  <w:delText xml:space="preserve"> </w:delText>
          </w:r>
        </w:del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研究通过数据驱动的方法</w:t>
      </w:r>
      <w:ins w:id="127" w:author="孙心茹 [2]" w:date="2025-10-21T10:23:5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，</w:t>
        </w:r>
      </w:ins>
      <w:ins w:id="128" w:author="孙心茹 [2]" w:date="2025-10-21T10:24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经</w:t>
        </w:r>
      </w:ins>
      <w:ins w:id="129" w:author="孙心茹 [2]" w:date="2025-10-21T10:24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相关</w:t>
        </w:r>
      </w:ins>
      <w:ins w:id="130" w:author="孙心茹 [2]" w:date="2025-10-21T10:24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分析</w:t>
        </w:r>
      </w:ins>
      <w:ins w:id="131" w:author="孙心茹 [2]" w:date="2025-10-21T10:24:1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132" w:author="孙心茹 [2]" w:date="2025-10-21T10:24:23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B</w:t>
        </w:r>
      </w:ins>
      <w:ins w:id="133" w:author="孙心茹 [2]" w:date="2025-10-21T10:24:2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i</w:t>
        </w:r>
      </w:ins>
      <w:ins w:id="134" w:author="孙心茹 [2]" w:date="2025-10-21T10:24:25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fa</w:t>
        </w:r>
      </w:ins>
      <w:ins w:id="135" w:author="孙心茹 [2]" w:date="2025-10-21T10:24:26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ct</w:t>
        </w:r>
      </w:ins>
      <w:ins w:id="136" w:author="孙心茹 [2]" w:date="2025-10-21T10:24:27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or</w:t>
        </w:r>
      </w:ins>
      <w:ins w:id="137" w:author="孙心茹 [2]" w:date="2025-10-21T10:2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 </w:t>
        </w:r>
      </w:ins>
      <w:ins w:id="138" w:author="孙心茹 [2]" w:date="2025-10-21T10:24:31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M</w:t>
        </w:r>
      </w:ins>
      <w:ins w:id="139" w:author="孙心茹 [2]" w:date="2025-10-21T10:24:32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odel</w:t>
        </w:r>
      </w:ins>
      <w:ins w:id="140" w:author="孙心茹 [2]" w:date="2025-10-21T10:24:3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分析</w:t>
        </w:r>
      </w:ins>
      <w:ins w:id="141" w:author="孙心茹 [2]" w:date="2025-10-21T10:24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142" w:author="孙心茹 [2]" w:date="2025-10-21T10:24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网络</w:t>
        </w:r>
      </w:ins>
      <w:ins w:id="143" w:author="孙心茹 [2]" w:date="2025-10-21T10:24:1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分析</w:t>
        </w:r>
      </w:ins>
      <w:ins w:id="144" w:author="孙心茹 [2]" w:date="2025-10-21T10:24:18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145" w:author="孙心茹 [2]" w:date="2025-10-21T10:24:19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E</w:t>
        </w:r>
      </w:ins>
      <w:ins w:id="146" w:author="孙心茹 [2]" w:date="2025-10-21T10:24:20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GA</w:t>
        </w:r>
      </w:ins>
      <w:ins w:id="147" w:author="孙心茹 [2]" w:date="2025-10-21T10:24:21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探索积极自我观</w:t>
      </w:r>
      <w:ins w:id="148" w:author="孙心茹 [2]" w:date="2025-10-21T10:22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的</w:t>
        </w:r>
      </w:ins>
      <w:ins w:id="149" w:author="孙心茹 [2]" w:date="2025-10-21T10:22:1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构念</w:t>
        </w:r>
      </w:ins>
      <w:ins w:id="150" w:author="孙心茹 [2]" w:date="2025-10-21T10:22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以及</w:t>
        </w:r>
      </w:ins>
      <w:ins w:id="151" w:author="孙心茹 [2]" w:date="2025-10-21T10:22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基本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结构</w:t>
      </w:r>
      <w:del w:id="152" w:author="孙心茹 [2]" w:date="2025-10-19T19:20:08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（是什么）</w:delText>
        </w:r>
      </w:del>
      <w:ins w:id="153" w:author="孙心茹 [2]" w:date="2025-10-21T10:22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，</w:t>
        </w:r>
      </w:ins>
      <w:ins w:id="154" w:author="孙心茹 [2]" w:date="2025-10-21T10:22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即</w:t>
        </w:r>
      </w:ins>
      <w:del w:id="155" w:author="孙心茹 [2]" w:date="2025-10-21T10:22:25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；</w:delText>
        </w:r>
      </w:del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积极自我观包括的</w:t>
      </w:r>
      <w:ins w:id="156" w:author="孙心茹 [2]" w:date="2025-10-21T10:22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可能的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潜在维度</w:t>
      </w:r>
      <w:del w:id="157" w:author="孙心茹 [2]" w:date="2025-10-21T10:22:4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或构念</w:delText>
        </w:r>
      </w:del>
      <w:del w:id="158" w:author="孙心茹 [2]" w:date="2025-10-21T10:22:38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（包括什么）</w:delText>
        </w:r>
      </w:del>
      <w:ins w:id="159" w:author="孙心茹 [2]" w:date="2025-10-21T10:21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。</w:t>
        </w:r>
      </w:ins>
      <w:ins w:id="160" w:author="孙心茹 [2]" w:date="2025-10-21T10:21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同时</w:t>
        </w:r>
      </w:ins>
      <w:ins w:id="161" w:author="孙心茹 [2]" w:date="2025-10-21T10:25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利用自动机器学习</w:t>
        </w:r>
      </w:ins>
      <w:ins w:id="162" w:author="孙心茹 [2]" w:date="2025-10-21T10:25:22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(AutoML)</w:t>
        </w:r>
      </w:ins>
      <w:ins w:id="163" w:author="孙心茹 [2]" w:date="2025-10-21T10:21:1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探索</w:t>
        </w:r>
      </w:ins>
      <w:ins w:id="164" w:author="孙心茹 [2]" w:date="2025-10-21T10:21:1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这一</w:t>
        </w:r>
      </w:ins>
      <w:ins w:id="165" w:author="孙心茹 [2]" w:date="2025-10-21T10:21:1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构念</w:t>
        </w:r>
      </w:ins>
      <w:del w:id="166" w:author="孙心茹 [2]" w:date="2025-10-21T10:21:4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；积极自我观</w:delText>
        </w:r>
      </w:del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在心理健康与适应的预测</w:t>
      </w:r>
      <w:ins w:id="167" w:author="孙心茹 [2]" w:date="2025-10-21T10:21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的</w:t>
        </w:r>
      </w:ins>
      <w:ins w:id="168" w:author="孙心茹 [2]" w:date="2025-10-21T10:21:5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实际</w:t>
        </w:r>
      </w:ins>
      <w:ins w:id="169" w:author="孙心茹 [2]" w:date="2025-10-21T10:21:5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应用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中发挥怎样的作用</w:t>
      </w:r>
      <w:del w:id="170" w:author="孙心茹 [2]" w:date="2025-10-19T19:20:2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（</w:delText>
        </w:r>
      </w:del>
      <w:del w:id="171" w:author="孙心茹 [2]" w:date="2025-10-19T19:20:19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有什么用）</w:delText>
        </w:r>
      </w:del>
      <w:ins w:id="172" w:author="孙心茹 [2]" w:date="2025-10-19T19:20:3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。</w:t>
        </w:r>
      </w:ins>
    </w:p>
    <w:p w14:paraId="10186AC3">
      <w:pPr>
        <w:pStyle w:val="3"/>
        <w:widowControl/>
        <w:ind w:firstLine="420" w:firstLineChars="200"/>
        <w:rPr>
          <w:rFonts w:hint="default"/>
        </w:rPr>
      </w:pPr>
      <w:ins w:id="173" w:author="孙心茹 [2]" w:date="2025-10-21T10:23:1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本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研究假设</w:t>
      </w:r>
      <w:ins w:id="174" w:author="孙心茹 [2]" w:date="2025-10-21T10:23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，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数据驱动分析可提取出一个共同因子，代表积极自我观的核心结构；积极自我观涵盖多个潜在结构；积极自我观能够显著预测心理健康水平</w:t>
      </w:r>
      <w:commentRangeEnd w:id="2"/>
      <w:r>
        <w:rPr>
          <w:rStyle w:val="12"/>
          <w:rFonts w:hint="default" w:asciiTheme="minorHAnsi" w:hAnsiTheme="minorHAnsi" w:eastAsiaTheme="minorEastAsia" w:cstheme="minorBidi"/>
          <w:b w:val="0"/>
          <w:bCs w:val="0"/>
          <w:kern w:val="2"/>
        </w:rPr>
        <w:commentReference w:id="2"/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。</w:t>
      </w:r>
    </w:p>
    <w:p w14:paraId="6D2C1182">
      <w:pPr>
        <w:pStyle w:val="3"/>
        <w:widowControl/>
        <w:numPr>
          <w:ilvl w:val="-1"/>
          <w:numId w:val="0"/>
        </w:numPr>
        <w:rPr>
          <w:ins w:id="175" w:author="孙心茹 [2]" w:date="2025-10-19T11:00:08Z"/>
          <w:rFonts w:hint="default" w:cs="宋体"/>
        </w:rPr>
      </w:pPr>
      <w:ins w:id="176" w:author="孙心茹 [2]" w:date="2025-10-19T19:23:02Z">
        <w:r>
          <w:rPr>
            <w:rFonts w:hint="eastAsia" w:cs="宋体"/>
            <w:lang w:val="en-US" w:eastAsia="zh-CN"/>
          </w:rPr>
          <w:t>2</w:t>
        </w:r>
      </w:ins>
      <w:ins w:id="177" w:author="孙心茹 [2]" w:date="2025-10-19T19:23:03Z">
        <w:r>
          <w:rPr>
            <w:rFonts w:hint="eastAsia" w:cs="宋体"/>
            <w:lang w:val="en-US" w:eastAsia="zh-CN"/>
          </w:rPr>
          <w:t xml:space="preserve"> </w:t>
        </w:r>
      </w:ins>
      <w:commentRangeStart w:id="3"/>
      <w:r>
        <w:rPr>
          <w:rFonts w:cs="宋体"/>
        </w:rPr>
        <w:t>Method</w:t>
      </w:r>
      <w:commentRangeEnd w:id="3"/>
      <w:r>
        <w:rPr>
          <w:rStyle w:val="12"/>
          <w:rFonts w:hint="default" w:asciiTheme="minorHAnsi" w:hAnsiTheme="minorHAnsi" w:eastAsiaTheme="minorEastAsia" w:cstheme="minorBidi"/>
          <w:b w:val="0"/>
          <w:bCs w:val="0"/>
          <w:kern w:val="2"/>
        </w:rPr>
        <w:commentReference w:id="3"/>
      </w:r>
    </w:p>
    <w:p w14:paraId="7ADB3464">
      <w:pPr>
        <w:pStyle w:val="3"/>
        <w:rPr>
          <w:ins w:id="178" w:author="孙心茹 [2]" w:date="2025-10-19T11:15:57Z"/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179" w:author="孙心茹 [2]" w:date="2025-10-19T19:23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2.1 </w:t>
        </w:r>
      </w:ins>
      <w:ins w:id="180" w:author="孙心茹 [2]" w:date="2025-10-19T11:00:11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Participants</w:t>
        </w:r>
      </w:ins>
    </w:p>
    <w:p w14:paraId="74B57502">
      <w:pPr>
        <w:pStyle w:val="6"/>
        <w:widowControl/>
        <w:ind w:firstLine="420" w:firstLineChars="200"/>
        <w:rPr>
          <w:ins w:id="181" w:author="孙心茹 [2]" w:date="2025-10-19T11:16:11Z"/>
          <w:rFonts w:hint="eastAsia" w:cstheme="minorBidi"/>
          <w:kern w:val="2"/>
          <w:sz w:val="21"/>
          <w:lang w:eastAsia="zh-CN"/>
        </w:rPr>
      </w:pPr>
      <w:ins w:id="182" w:author="孙心茹 [2]" w:date="2025-10-19T11:16:06Z">
        <w:r>
          <w:rPr>
            <w:rFonts w:hint="eastAsia" w:cstheme="minorBidi"/>
            <w:kern w:val="2"/>
            <w:sz w:val="21"/>
          </w:rPr>
          <w:t>本研究采用线上招募方式，在全国范围内共招募 18～59 岁的成年被试</w:t>
        </w:r>
      </w:ins>
      <w:ins w:id="183" w:author="孙心茹 [2]" w:date="2025-10-19T11:16:10Z">
        <w:r>
          <w:rPr>
            <w:rFonts w:hint="eastAsia" w:cstheme="minorBidi"/>
            <w:kern w:val="2"/>
            <w:sz w:val="21"/>
            <w:lang w:eastAsia="zh-CN"/>
          </w:rPr>
          <w:t>；</w:t>
        </w:r>
      </w:ins>
    </w:p>
    <w:p w14:paraId="75CE575F">
      <w:pPr>
        <w:pStyle w:val="6"/>
        <w:widowControl/>
        <w:ind w:firstLine="420" w:firstLineChars="200"/>
        <w:rPr>
          <w:ins w:id="184" w:author="孙心茹 [2]" w:date="2025-10-19T11:17:21Z"/>
          <w:rFonts w:hint="eastAsia" w:cstheme="minorBidi"/>
          <w:kern w:val="2"/>
          <w:sz w:val="21"/>
          <w:lang w:val="en-US" w:eastAsia="zh-CN"/>
        </w:rPr>
      </w:pPr>
      <w:ins w:id="185" w:author="孙心茹 [2]" w:date="2025-10-19T11:16:43Z">
        <w:r>
          <w:rPr>
            <w:rFonts w:hint="eastAsia" w:cstheme="minorBidi"/>
            <w:kern w:val="2"/>
            <w:sz w:val="21"/>
            <w:lang w:val="en-US" w:eastAsia="zh-CN"/>
          </w:rPr>
          <w:t>通过</w:t>
        </w:r>
      </w:ins>
      <w:ins w:id="186" w:author="孙心茹 [2]" w:date="2025-10-19T11:16:49Z">
        <w:r>
          <w:rPr>
            <w:rFonts w:hint="eastAsia" w:cstheme="minorBidi"/>
            <w:kern w:val="2"/>
            <w:sz w:val="21"/>
          </w:rPr>
          <w:t>反应时、正确率与注意力检测</w:t>
        </w:r>
      </w:ins>
      <w:ins w:id="187" w:author="孙心茹 [2]" w:date="2025-10-19T11:16:52Z">
        <w:r>
          <w:rPr>
            <w:rFonts w:hint="eastAsia" w:cstheme="minorBidi"/>
            <w:kern w:val="2"/>
            <w:sz w:val="21"/>
            <w:lang w:val="en-US" w:eastAsia="zh-CN"/>
          </w:rPr>
          <w:t>等</w:t>
        </w:r>
      </w:ins>
      <w:ins w:id="188" w:author="孙心茹 [2]" w:date="2025-10-19T11:16:54Z">
        <w:r>
          <w:rPr>
            <w:rFonts w:hint="eastAsia" w:cstheme="minorBidi"/>
            <w:kern w:val="2"/>
            <w:sz w:val="21"/>
            <w:lang w:val="en-US" w:eastAsia="zh-CN"/>
          </w:rPr>
          <w:t>筛选</w:t>
        </w:r>
      </w:ins>
      <w:ins w:id="189" w:author="孙心茹 [2]" w:date="2025-10-19T11:16:57Z">
        <w:r>
          <w:rPr>
            <w:rFonts w:hint="eastAsia" w:cstheme="minorBidi"/>
            <w:kern w:val="2"/>
            <w:sz w:val="21"/>
            <w:lang w:val="en-US" w:eastAsia="zh-CN"/>
          </w:rPr>
          <w:t>标准</w:t>
        </w:r>
      </w:ins>
      <w:ins w:id="190" w:author="孙心茹 [2]" w:date="2025-10-19T11:17:10Z">
        <w:r>
          <w:rPr>
            <w:rFonts w:hint="eastAsia" w:cstheme="minorBidi"/>
            <w:kern w:val="2"/>
            <w:sz w:val="21"/>
            <w:lang w:val="en-US" w:eastAsia="zh-CN"/>
          </w:rPr>
          <w:t>进行</w:t>
        </w:r>
      </w:ins>
      <w:ins w:id="191" w:author="孙心茹 [2]" w:date="2025-10-19T11:17:12Z">
        <w:r>
          <w:rPr>
            <w:rFonts w:hint="eastAsia" w:cstheme="minorBidi"/>
            <w:kern w:val="2"/>
            <w:sz w:val="21"/>
            <w:lang w:val="en-US" w:eastAsia="zh-CN"/>
          </w:rPr>
          <w:t>数据</w:t>
        </w:r>
      </w:ins>
      <w:ins w:id="192" w:author="孙心茹 [2]" w:date="2025-10-19T11:17:16Z">
        <w:r>
          <w:rPr>
            <w:rFonts w:hint="eastAsia" w:cstheme="minorBidi"/>
            <w:kern w:val="2"/>
            <w:sz w:val="21"/>
            <w:lang w:val="en-US" w:eastAsia="zh-CN"/>
          </w:rPr>
          <w:t>筛选，</w:t>
        </w:r>
      </w:ins>
      <w:ins w:id="193" w:author="孙心茹 [2]" w:date="2025-10-19T11:17:18Z">
        <w:r>
          <w:rPr>
            <w:rFonts w:hint="eastAsia" w:cstheme="minorBidi"/>
            <w:kern w:val="2"/>
            <w:sz w:val="21"/>
            <w:lang w:val="en-US" w:eastAsia="zh-CN"/>
          </w:rPr>
          <w:t>保证</w:t>
        </w:r>
      </w:ins>
      <w:ins w:id="194" w:author="孙心茹 [2]" w:date="2025-10-19T11:17:19Z">
        <w:r>
          <w:rPr>
            <w:rFonts w:hint="eastAsia" w:cstheme="minorBidi"/>
            <w:kern w:val="2"/>
            <w:sz w:val="21"/>
            <w:lang w:val="en-US" w:eastAsia="zh-CN"/>
          </w:rPr>
          <w:t>数据</w:t>
        </w:r>
      </w:ins>
      <w:ins w:id="195" w:author="孙心茹 [2]" w:date="2025-10-19T11:17:20Z">
        <w:r>
          <w:rPr>
            <w:rFonts w:hint="eastAsia" w:cstheme="minorBidi"/>
            <w:kern w:val="2"/>
            <w:sz w:val="21"/>
            <w:lang w:val="en-US" w:eastAsia="zh-CN"/>
          </w:rPr>
          <w:t>质量</w:t>
        </w:r>
      </w:ins>
      <w:ins w:id="196" w:author="孙心茹 [2]" w:date="2025-10-19T11:17:21Z">
        <w:r>
          <w:rPr>
            <w:rFonts w:hint="eastAsia" w:cstheme="minorBidi"/>
            <w:kern w:val="2"/>
            <w:sz w:val="21"/>
            <w:lang w:val="en-US" w:eastAsia="zh-CN"/>
          </w:rPr>
          <w:t>；</w:t>
        </w:r>
      </w:ins>
    </w:p>
    <w:p w14:paraId="6B0F8EEE">
      <w:pPr>
        <w:pStyle w:val="6"/>
        <w:widowControl/>
        <w:ind w:firstLine="420" w:firstLineChars="200"/>
        <w:rPr>
          <w:ins w:id="197" w:author="孙心茹 [2]" w:date="2025-10-19T11:00:11Z"/>
          <w:rFonts w:hint="eastAsia" w:cstheme="minorBidi"/>
          <w:kern w:val="2"/>
          <w:sz w:val="21"/>
          <w:lang w:val="en-US" w:eastAsia="zh-CN"/>
        </w:rPr>
      </w:pPr>
      <w:ins w:id="198" w:author="孙心茹 [2]" w:date="2025-10-19T11:17:39Z">
        <w:r>
          <w:rPr>
            <w:rFonts w:hint="eastAsia" w:cstheme="minorBidi"/>
            <w:kern w:val="2"/>
            <w:sz w:val="21"/>
            <w:lang w:val="en-US" w:eastAsia="zh-CN"/>
          </w:rPr>
          <w:t>最终</w:t>
        </w:r>
      </w:ins>
      <w:ins w:id="199" w:author="孙心茹 [2]" w:date="2025-10-19T11:17:40Z">
        <w:r>
          <w:rPr>
            <w:rFonts w:hint="eastAsia" w:cstheme="minorBidi"/>
            <w:kern w:val="2"/>
            <w:sz w:val="21"/>
            <w:lang w:val="en-US" w:eastAsia="zh-CN"/>
          </w:rPr>
          <w:t>将</w:t>
        </w:r>
      </w:ins>
      <w:ins w:id="200" w:author="孙心茹 [2]" w:date="2025-10-19T11:17:41Z">
        <w:r>
          <w:rPr>
            <w:rFonts w:hint="eastAsia" w:cstheme="minorBidi"/>
            <w:kern w:val="2"/>
            <w:sz w:val="21"/>
            <w:lang w:val="en-US" w:eastAsia="zh-CN"/>
          </w:rPr>
          <w:t>5</w:t>
        </w:r>
      </w:ins>
      <w:ins w:id="201" w:author="孙心茹 [2]" w:date="2025-10-19T11:17:42Z">
        <w:r>
          <w:rPr>
            <w:rFonts w:hint="eastAsia" w:cstheme="minorBidi"/>
            <w:kern w:val="2"/>
            <w:sz w:val="21"/>
            <w:lang w:val="en-US" w:eastAsia="zh-CN"/>
          </w:rPr>
          <w:t>03</w:t>
        </w:r>
      </w:ins>
      <w:ins w:id="202" w:author="孙心茹 [2]" w:date="2025-10-19T11:17:44Z">
        <w:r>
          <w:rPr>
            <w:rFonts w:hint="eastAsia" w:cstheme="minorBidi"/>
            <w:kern w:val="2"/>
            <w:sz w:val="21"/>
            <w:lang w:val="en-US" w:eastAsia="zh-CN"/>
          </w:rPr>
          <w:t>名</w:t>
        </w:r>
      </w:ins>
      <w:ins w:id="203" w:author="孙心茹 [2]" w:date="2025-10-19T11:17:46Z">
        <w:r>
          <w:rPr>
            <w:rFonts w:hint="eastAsia" w:cstheme="minorBidi"/>
            <w:kern w:val="2"/>
            <w:sz w:val="21"/>
            <w:lang w:val="en-US" w:eastAsia="zh-CN"/>
          </w:rPr>
          <w:t>被试的</w:t>
        </w:r>
      </w:ins>
      <w:ins w:id="204" w:author="孙心茹 [2]" w:date="2025-10-19T11:17:47Z">
        <w:r>
          <w:rPr>
            <w:rFonts w:hint="eastAsia" w:cstheme="minorBidi"/>
            <w:kern w:val="2"/>
            <w:sz w:val="21"/>
            <w:lang w:val="en-US" w:eastAsia="zh-CN"/>
          </w:rPr>
          <w:t>数据</w:t>
        </w:r>
      </w:ins>
      <w:ins w:id="205" w:author="孙心茹 [2]" w:date="2025-10-19T11:17:48Z">
        <w:r>
          <w:rPr>
            <w:rFonts w:hint="eastAsia" w:cstheme="minorBidi"/>
            <w:kern w:val="2"/>
            <w:sz w:val="21"/>
            <w:lang w:val="en-US" w:eastAsia="zh-CN"/>
          </w:rPr>
          <w:t>纳入</w:t>
        </w:r>
      </w:ins>
      <w:ins w:id="206" w:author="孙心茹 [2]" w:date="2025-10-19T11:18:00Z">
        <w:r>
          <w:rPr>
            <w:rFonts w:hint="eastAsia" w:cstheme="minorBidi"/>
            <w:kern w:val="2"/>
            <w:sz w:val="21"/>
            <w:lang w:val="en-US" w:eastAsia="zh-CN"/>
          </w:rPr>
          <w:t>分析</w:t>
        </w:r>
      </w:ins>
      <w:ins w:id="207" w:author="孙心茹 [2]" w:date="2025-10-19T11:17:50Z">
        <w:r>
          <w:rPr>
            <w:rFonts w:hint="eastAsia" w:cstheme="minorBidi"/>
            <w:kern w:val="2"/>
            <w:sz w:val="21"/>
            <w:lang w:val="en-US" w:eastAsia="zh-CN"/>
          </w:rPr>
          <w:t>。</w:t>
        </w:r>
      </w:ins>
    </w:p>
    <w:p w14:paraId="2496EEB2">
      <w:pPr>
        <w:pStyle w:val="6"/>
        <w:widowControl/>
        <w:ind w:firstLine="0" w:firstLineChars="0"/>
        <w:rPr>
          <w:ins w:id="208" w:author="孙心茹 [2]" w:date="2025-10-19T11:24:4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209" w:author="孙心茹 [2]" w:date="2025-10-19T19:27:32Z">
            <w:rPr>
              <w:ins w:id="210" w:author="孙心茹 [2]" w:date="2025-10-19T11:24:42Z"/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211" w:author="孙心茹 [2]" w:date="2025-10-19T19:23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2.</w:t>
        </w:r>
      </w:ins>
      <w:ins w:id="212" w:author="孙心茹 [2]" w:date="2025-10-19T19:23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2 </w:t>
        </w:r>
      </w:ins>
      <w:ins w:id="213" w:author="孙心茹 [2]" w:date="2025-10-19T11:00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214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Materials</w:t>
        </w:r>
      </w:ins>
    </w:p>
    <w:p w14:paraId="5305CF51">
      <w:pPr>
        <w:pStyle w:val="6"/>
        <w:widowControl/>
        <w:ind w:firstLine="420" w:firstLineChars="200"/>
        <w:rPr>
          <w:ins w:id="215" w:author="孙心茹 [2]" w:date="2025-10-19T11:25:09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  <w:ins w:id="216" w:author="孙心茹 [2]" w:date="2025-10-19T11:24:4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积极自我</w:t>
        </w:r>
      </w:ins>
      <w:ins w:id="217" w:author="孙心茹 [2]" w:date="2025-10-19T11:25:0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概念</w:t>
        </w:r>
      </w:ins>
      <w:ins w:id="218" w:author="孙心茹 [2]" w:date="2025-10-19T11:25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自评量表</w:t>
        </w:r>
      </w:ins>
      <w:ins w:id="219" w:author="孙心茹 [2]" w:date="2025-10-19T11:43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：</w:t>
        </w:r>
      </w:ins>
      <w:ins w:id="220" w:author="孙心茹 [2]" w:date="2025-10-19T11:4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采用多种自我报告量表测量积极自我观及其相关心理特质，包括</w:t>
        </w:r>
      </w:ins>
      <w:ins w:id="221" w:author="孙心茹 [2]" w:date="2025-10-19T11:47:5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生活</w:t>
        </w:r>
      </w:ins>
      <w:ins w:id="222" w:author="孙心茹 [2]" w:date="2025-10-19T11:48:0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取向</w:t>
        </w:r>
      </w:ins>
      <w:ins w:id="223" w:author="孙心茹 [2]" w:date="2025-10-19T11:48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224" w:author="孙心茹 [2]" w:date="2025-10-19T12:14:4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225" w:author="孙心茹 [2]" w:date="2025-10-19T12:14:3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L</w:t>
        </w:r>
      </w:ins>
      <w:ins w:id="226" w:author="孙心茹 [2]" w:date="2025-10-19T12:14:3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OT</w:t>
        </w:r>
      </w:ins>
      <w:ins w:id="227" w:author="孙心茹 [2]" w:date="2025-10-19T12:14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228" w:author="孙心茹 [2]" w:date="2025-10-19T11:48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229" w:author="孙心茹 [2]" w:date="2025-10-19T11:48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显性</w:t>
        </w:r>
      </w:ins>
      <w:ins w:id="230" w:author="孙心茹 [2]" w:date="2025-10-19T11:48:2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自恋</w:t>
        </w:r>
      </w:ins>
      <w:ins w:id="231" w:author="孙心茹 [2]" w:date="2025-10-19T11:48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232" w:author="孙心茹 [2]" w:date="2025-10-19T12:14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233" w:author="孙心茹 [2]" w:date="2025-10-19T12:14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N</w:t>
        </w:r>
      </w:ins>
      <w:ins w:id="234" w:author="孙心茹 [2]" w:date="2025-10-19T12:14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P</w:t>
        </w:r>
      </w:ins>
      <w:ins w:id="235" w:author="孙心茹 [2]" w:date="2025-10-19T12:14:5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I)</w:t>
        </w:r>
      </w:ins>
      <w:ins w:id="236" w:author="孙心茹 [2]" w:date="2025-10-19T11:48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237" w:author="孙心茹 [2]" w:date="2025-10-19T11:48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过度</w:t>
        </w:r>
      </w:ins>
      <w:ins w:id="238" w:author="孙心茹 [2]" w:date="2025-10-19T11:48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敏感</w:t>
        </w:r>
      </w:ins>
      <w:ins w:id="239" w:author="孙心茹 [2]" w:date="2025-10-19T11:48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自恋</w:t>
        </w:r>
      </w:ins>
      <w:ins w:id="240" w:author="孙心茹 [2]" w:date="2025-10-19T11:48:4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241" w:author="孙心茹 [2]" w:date="2025-10-19T12:14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242" w:author="孙心茹 [2]" w:date="2025-10-19T12:15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HS</w:t>
        </w:r>
      </w:ins>
      <w:ins w:id="243" w:author="孙心茹 [2]" w:date="2025-10-19T12:15:0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NS</w:t>
        </w:r>
      </w:ins>
      <w:ins w:id="244" w:author="孙心茹 [2]" w:date="2025-10-19T12:15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245" w:author="孙心茹 [2]" w:date="2025-10-19T11:50:3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246" w:author="孙心茹 [2]" w:date="2025-10-19T11:50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自欺性</w:t>
        </w:r>
      </w:ins>
      <w:ins w:id="247" w:author="孙心茹 [2]" w:date="2025-10-19T11:51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拔高</w:t>
        </w:r>
      </w:ins>
      <w:ins w:id="248" w:author="孙心茹 [2]" w:date="2025-10-19T11:51:1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249" w:author="孙心茹 [2]" w:date="2025-10-19T12:15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250" w:author="孙心茹 [2]" w:date="2025-10-19T12:15:1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S</w:t>
        </w:r>
      </w:ins>
      <w:ins w:id="251" w:author="孙心茹 [2]" w:date="2025-10-19T12:15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DE</w:t>
        </w:r>
      </w:ins>
      <w:ins w:id="252" w:author="孙心茹 [2]" w:date="2025-10-19T12:15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253" w:author="孙心茹 [2]" w:date="2025-10-19T11:51:1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254" w:author="孙心茹 [2]" w:date="2025-10-19T11:51:1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操纵</w:t>
        </w:r>
      </w:ins>
      <w:ins w:id="255" w:author="孙心茹 [2]" w:date="2025-10-19T11:51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印象</w:t>
        </w:r>
      </w:ins>
      <w:ins w:id="256" w:author="孙心茹 [2]" w:date="2025-10-19T11:51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257" w:author="孙心茹 [2]" w:date="2025-10-19T12:15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258" w:author="孙心茹 [2]" w:date="2025-10-19T12:15:5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I</w:t>
        </w:r>
      </w:ins>
      <w:ins w:id="259" w:author="孙心茹 [2]" w:date="2025-10-19T12:15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M</w:t>
        </w:r>
      </w:ins>
      <w:ins w:id="260" w:author="孙心茹 [2]" w:date="2025-10-19T12:15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261" w:author="孙心茹 [2]" w:date="2025-10-19T11:51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262" w:author="孙心茹 [2]" w:date="2025-10-19T11:51:2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内控性</w:t>
        </w:r>
      </w:ins>
      <w:ins w:id="263" w:author="孙心茹 [2]" w:date="2025-10-19T11:51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264" w:author="孙心茹 [2]" w:date="2025-10-19T12:16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(IP</w:t>
        </w:r>
      </w:ins>
      <w:ins w:id="265" w:author="孙心茹 [2]" w:date="2025-10-19T12:16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C</w:t>
        </w:r>
      </w:ins>
      <w:ins w:id="266" w:author="孙心茹 [2]" w:date="2025-10-19T12:16:1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267" w:author="孙心茹 [2]" w:date="2025-10-19T11:51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268" w:author="孙心茹 [2]" w:date="2025-10-19T11:51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领域</w:t>
        </w:r>
      </w:ins>
      <w:ins w:id="269" w:author="孙心茹 [2]" w:date="2025-10-19T11:51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自评</w:t>
        </w:r>
      </w:ins>
      <w:ins w:id="270" w:author="孙心茹 [2]" w:date="2025-10-19T11:51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271" w:author="孙心茹 [2]" w:date="2025-10-19T11:51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272" w:author="孙心茹 [2]" w:date="2025-10-19T11:51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道德</w:t>
        </w:r>
      </w:ins>
      <w:ins w:id="273" w:author="孙心茹 [2]" w:date="2025-10-19T12:18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自我</w:t>
        </w:r>
      </w:ins>
      <w:ins w:id="274" w:author="孙心茹 [2]" w:date="2025-10-19T11:51:4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275" w:author="孙心茹 [2]" w:date="2025-10-19T12:16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276" w:author="孙心茹 [2]" w:date="2025-10-19T12:18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MI</w:t>
        </w:r>
      </w:ins>
      <w:ins w:id="277" w:author="孙心茹 [2]" w:date="2025-10-19T12:18:2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278" w:author="孙心茹 [2]" w:date="2025-10-19T11:51:4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279" w:author="孙心茹 [2]" w:date="2025-10-19T11:51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道德</w:t>
        </w:r>
      </w:ins>
      <w:ins w:id="280" w:author="孙心茹 [2]" w:date="2025-10-19T11:51:5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自我</w:t>
        </w:r>
      </w:ins>
      <w:ins w:id="281" w:author="孙心茹 [2]" w:date="2025-10-19T11:51:5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形象</w:t>
        </w:r>
      </w:ins>
      <w:ins w:id="282" w:author="孙心茹 [2]" w:date="2025-10-19T11:51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283" w:author="孙心茹 [2]" w:date="2025-10-19T12:16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284" w:author="孙心茹 [2]" w:date="2025-10-19T12:17:0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M</w:t>
        </w:r>
      </w:ins>
      <w:ins w:id="285" w:author="孙心茹 [2]" w:date="2025-10-19T12:17:0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SI</w:t>
        </w:r>
      </w:ins>
      <w:ins w:id="286" w:author="孙心茹 [2]" w:date="2025-10-19T12:17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287" w:author="孙心茹 [2]" w:date="2025-10-19T11:51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288" w:author="孙心茹 [2]" w:date="2025-10-19T11:52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核心自我</w:t>
        </w:r>
      </w:ins>
      <w:ins w:id="289" w:author="孙心茹 [2]" w:date="2025-10-19T11:52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评价</w:t>
        </w:r>
      </w:ins>
      <w:ins w:id="290" w:author="孙心茹 [2]" w:date="2025-10-19T11:52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291" w:author="孙心茹 [2]" w:date="2025-10-19T12:17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292" w:author="孙心茹 [2]" w:date="2025-10-19T12:17:1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C</w:t>
        </w:r>
      </w:ins>
      <w:ins w:id="293" w:author="孙心茹 [2]" w:date="2025-10-19T12:17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SE</w:t>
        </w:r>
      </w:ins>
      <w:ins w:id="294" w:author="孙心茹 [2]" w:date="2025-10-19T12:17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295" w:author="孙心茹 [2]" w:date="2025-10-19T11:52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296" w:author="孙心茹 [2]" w:date="2025-10-19T11:52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罗森</w:t>
        </w:r>
      </w:ins>
      <w:ins w:id="297" w:author="孙心茹 [2]" w:date="2025-10-19T11:52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伯格</w:t>
        </w:r>
      </w:ins>
      <w:ins w:id="298" w:author="孙心茹 [2]" w:date="2025-10-19T11:52:2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自尊</w:t>
        </w:r>
      </w:ins>
      <w:ins w:id="299" w:author="孙心茹 [2]" w:date="2025-10-19T11:52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300" w:author="孙心茹 [2]" w:date="2025-10-19T12:17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301" w:author="孙心茹 [2]" w:date="2025-10-19T12:17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R</w:t>
        </w:r>
      </w:ins>
      <w:ins w:id="302" w:author="孙心茹 [2]" w:date="2025-10-19T12:17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SE</w:t>
        </w:r>
      </w:ins>
      <w:ins w:id="303" w:author="孙心茹 [2]" w:date="2025-10-19T12:17:2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S</w:t>
        </w:r>
      </w:ins>
      <w:ins w:id="304" w:author="孙心茹 [2]" w:date="2025-10-19T12:17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305" w:author="孙心茹 [2]" w:date="2025-10-19T11:52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306" w:author="孙心茹 [2]" w:date="2025-10-19T11:52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自我概念</w:t>
        </w:r>
      </w:ins>
      <w:ins w:id="307" w:author="孙心茹 [2]" w:date="2025-10-19T11:52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清晰</w:t>
        </w:r>
      </w:ins>
      <w:ins w:id="308" w:author="孙心茹 [2]" w:date="2025-10-19T11:52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性</w:t>
        </w:r>
      </w:ins>
      <w:ins w:id="309" w:author="孙心茹 [2]" w:date="2025-10-19T11:52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310" w:author="孙心茹 [2]" w:date="2025-10-19T12:17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311" w:author="孙心茹 [2]" w:date="2025-10-19T12:17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SCS</w:t>
        </w:r>
      </w:ins>
      <w:ins w:id="312" w:author="孙心茹 [2]" w:date="2025-10-19T12:17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313" w:author="孙心茹 [2]" w:date="2025-10-19T11:52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。</w:t>
        </w:r>
      </w:ins>
      <w:ins w:id="314" w:author="孙心茹 [2]" w:date="2025-10-19T11:4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所有量表依照标准化程序计分</w:t>
        </w:r>
      </w:ins>
      <w:ins w:id="315" w:author="孙心茹 [2]" w:date="2025-10-19T11:53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，</w:t>
        </w:r>
      </w:ins>
      <w:ins w:id="316" w:author="孙心茹 [2]" w:date="2025-10-19T11:53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317" w:author="孙心茹 [2]" w:date="2025-10-19T11:4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内部一致性良好。</w:t>
        </w:r>
      </w:ins>
    </w:p>
    <w:p w14:paraId="03B9CBC5">
      <w:pPr>
        <w:pStyle w:val="6"/>
        <w:widowControl/>
        <w:ind w:firstLine="420" w:firstLineChars="200"/>
        <w:rPr>
          <w:ins w:id="318" w:author="孙心茹 [2]" w:date="2025-10-19T11:46:35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  <w:ins w:id="319" w:author="孙心茹 [2]" w:date="2025-10-19T11:25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积极自我</w:t>
        </w:r>
      </w:ins>
      <w:ins w:id="320" w:author="孙心茹 [2]" w:date="2025-10-19T11:25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概念</w:t>
        </w:r>
      </w:ins>
      <w:ins w:id="321" w:author="孙心茹 [2]" w:date="2025-10-19T11:25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行为</w:t>
        </w:r>
      </w:ins>
      <w:ins w:id="322" w:author="孙心茹 [2]" w:date="2025-10-19T11:25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任务</w:t>
        </w:r>
      </w:ins>
      <w:ins w:id="323" w:author="孙心茹 [2]" w:date="2025-10-19T11:25:3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范式</w:t>
        </w:r>
      </w:ins>
      <w:ins w:id="324" w:author="孙心茹 [2]" w:date="2025-10-19T11:45:3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：</w:t>
        </w:r>
      </w:ins>
      <w:ins w:id="325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采用多种行为任务</w:t>
        </w:r>
      </w:ins>
      <w:ins w:id="326" w:author="孙心茹 [2]" w:date="2025-10-19T12:13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，</w:t>
        </w:r>
      </w:ins>
      <w:ins w:id="327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 xml:space="preserve">包括内隐联结测验 </w:t>
        </w:r>
      </w:ins>
      <w:ins w:id="328" w:author="孙心茹 [2]" w:date="2025-10-19T12:13:1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（</w:t>
        </w:r>
      </w:ins>
      <w:ins w:id="329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IAT</w:t>
        </w:r>
      </w:ins>
      <w:ins w:id="330" w:author="孙心茹 [2]" w:date="2025-10-19T12:13:1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）</w:t>
        </w:r>
      </w:ins>
      <w:ins w:id="331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 xml:space="preserve">、联想学习任务 </w:t>
        </w:r>
      </w:ins>
      <w:ins w:id="332" w:author="孙心茹 [2]" w:date="2025-10-19T12:13:1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（</w:t>
        </w:r>
      </w:ins>
      <w:ins w:id="333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ALT</w:t>
        </w:r>
      </w:ins>
      <w:ins w:id="334" w:author="孙心茹 [2]" w:date="2025-10-19T12:13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）</w:t>
        </w:r>
      </w:ins>
      <w:ins w:id="335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、自我参照编码任务</w:t>
        </w:r>
      </w:ins>
      <w:ins w:id="336" w:author="孙心茹 [2]" w:date="2025-10-19T12:13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（</w:t>
        </w:r>
      </w:ins>
      <w:ins w:id="337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SRET</w:t>
        </w:r>
      </w:ins>
      <w:ins w:id="338" w:author="孙心茹 [2]" w:date="2025-10-19T12:13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）</w:t>
        </w:r>
      </w:ins>
      <w:ins w:id="339" w:author="孙心茹 [2]" w:date="2025-10-19T12:13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。</w:t>
        </w:r>
      </w:ins>
      <w:ins w:id="340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系统测量积极自我加工的不同层面，涵盖道德与能力领域</w:t>
        </w:r>
      </w:ins>
      <w:ins w:id="341" w:author="孙心茹 [2]" w:date="2025-10-19T11:46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的</w:t>
        </w:r>
      </w:ins>
      <w:ins w:id="342" w:author="孙心茹 [2]" w:date="2025-10-19T11:46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积极自我</w:t>
        </w:r>
      </w:ins>
      <w:ins w:id="343" w:author="孙心茹 [2]" w:date="2025-10-19T11:46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认知</w:t>
        </w:r>
      </w:ins>
      <w:ins w:id="344" w:author="孙心茹 [2]" w:date="2025-10-19T11:46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。</w:t>
        </w:r>
      </w:ins>
    </w:p>
    <w:p w14:paraId="1E7AAF40">
      <w:pPr>
        <w:pStyle w:val="6"/>
        <w:widowControl/>
        <w:ind w:firstLine="420" w:firstLineChars="200"/>
        <w:rPr>
          <w:ins w:id="345" w:author="孙心茹 [2]" w:date="2025-10-19T11:00:34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346" w:author="孙心茹 [2]" w:date="2025-10-19T11:25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心理健康</w:t>
        </w:r>
      </w:ins>
      <w:ins w:id="347" w:author="孙心茹 [2]" w:date="2025-10-19T11:25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量表</w:t>
        </w:r>
      </w:ins>
      <w:ins w:id="348" w:author="孙心茹 [2]" w:date="2025-10-19T11:46:3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：</w:t>
        </w:r>
      </w:ins>
      <w:ins w:id="349" w:author="孙心茹 [2]" w:date="2025-10-19T12:04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研究</w:t>
        </w:r>
      </w:ins>
      <w:ins w:id="350" w:author="孙心茹 [2]" w:date="2025-10-19T12:04:5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采用</w:t>
        </w:r>
      </w:ins>
      <w:ins w:id="351" w:author="孙心茹 [2]" w:date="2025-10-19T12:12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采用多种标准化问卷测量被试的心理健康与适应水平，包括抑郁症状的患者健康问卷（PHQ-9）、广泛性焦虑量表（GAD-7）、主观幸福感量表（SWB）以及自我满足与拖延量表（SGPS）。所有量表按照原始计分规则处理，内部一致性良好。</w:t>
        </w:r>
      </w:ins>
    </w:p>
    <w:p w14:paraId="2079C466">
      <w:pPr>
        <w:pStyle w:val="6"/>
        <w:widowControl/>
        <w:ind w:firstLine="0" w:firstLineChars="0"/>
        <w:rPr>
          <w:ins w:id="352" w:author="孙心茹 [2]" w:date="2025-10-19T16:48:10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353" w:author="孙心茹 [2]" w:date="2025-10-19T19:27:32Z">
            <w:rPr>
              <w:ins w:id="354" w:author="孙心茹 [2]" w:date="2025-10-19T16:48:10Z"/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355" w:author="孙心茹 [2]" w:date="2025-10-19T19:23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2.3</w:t>
        </w:r>
      </w:ins>
      <w:ins w:id="356" w:author="孙心茹 [2]" w:date="2025-10-19T19:23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 </w:t>
        </w:r>
      </w:ins>
      <w:ins w:id="357" w:author="孙心茹 [2]" w:date="2025-10-19T11:00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358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Procedure</w:t>
        </w:r>
      </w:ins>
    </w:p>
    <w:p w14:paraId="3496988E">
      <w:pPr>
        <w:pStyle w:val="6"/>
        <w:widowControl/>
        <w:ind w:firstLine="420" w:firstLineChars="200"/>
        <w:rPr>
          <w:ins w:id="359" w:author="孙心茹 [2]" w:date="2025-10-19T11:00:11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eastAsia="zh-CN"/>
        </w:rPr>
      </w:pPr>
      <w:ins w:id="360" w:author="孙心茹 [2]" w:date="2025-10-19T16:48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研究采用线上问卷与认知实验结合的方式进行。被试在获得知情同意后，依次完成多阶段测量</w:t>
        </w:r>
      </w:ins>
      <w:ins w:id="361" w:author="孙心茹 [2]" w:date="2025-10-19T16:48:2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。</w:t>
        </w:r>
      </w:ins>
    </w:p>
    <w:p w14:paraId="143611D6">
      <w:pPr>
        <w:pStyle w:val="6"/>
        <w:widowControl/>
        <w:ind w:firstLine="0" w:firstLineChars="0"/>
        <w:rPr>
          <w:ins w:id="362" w:author="孙心茹 [2]" w:date="2025-10-19T16:57:01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363" w:author="孙心茹 [2]" w:date="2025-10-19T19:27:32Z">
            <w:rPr>
              <w:ins w:id="364" w:author="孙心茹 [2]" w:date="2025-10-19T16:57:01Z"/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365" w:author="孙心茹 [2]" w:date="2025-10-19T19:23:4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2.</w:t>
        </w:r>
      </w:ins>
      <w:ins w:id="366" w:author="孙心茹 [2]" w:date="2025-10-19T19:23:4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4 </w:t>
        </w:r>
      </w:ins>
      <w:ins w:id="367" w:author="孙心茹 [2]" w:date="2025-10-19T11:00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368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Data Analysis</w:t>
        </w:r>
      </w:ins>
    </w:p>
    <w:p w14:paraId="53AD1185">
      <w:pPr>
        <w:pStyle w:val="6"/>
        <w:widowControl/>
        <w:ind w:firstLine="0" w:firstLineChars="0"/>
        <w:rPr>
          <w:ins w:id="369" w:author="孙心茹 [2]" w:date="2025-10-19T16:59:55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370" w:author="孙心茹 [2]" w:date="2025-10-19T19:23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2</w:t>
        </w:r>
      </w:ins>
      <w:ins w:id="371" w:author="孙心茹 [2]" w:date="2025-10-19T19:23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.4.</w:t>
        </w:r>
      </w:ins>
      <w:ins w:id="372" w:author="孙心茹 [2]" w:date="2025-10-19T19:23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1 </w:t>
        </w:r>
      </w:ins>
      <w:ins w:id="373" w:author="孙心茹 [2]" w:date="2025-10-19T16:57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Data Preprocessing</w:t>
        </w:r>
      </w:ins>
    </w:p>
    <w:p w14:paraId="63718B97">
      <w:pPr>
        <w:pStyle w:val="6"/>
        <w:widowControl/>
        <w:ind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374" w:author="孙心茹 [2]" w:date="2025-10-19T17:58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在数据分析前，本研究对所有自我报告</w:t>
        </w:r>
      </w:ins>
      <w:ins w:id="375" w:author="孙心茹 [2]" w:date="2025-10-19T18:00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数据</w:t>
        </w:r>
      </w:ins>
      <w:ins w:id="376" w:author="孙心茹 [2]" w:date="2025-10-19T17:58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与行为任务</w:t>
        </w:r>
      </w:ins>
      <w:ins w:id="377" w:author="孙心茹 [2]" w:date="2025-10-19T18:00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指标</w:t>
        </w:r>
      </w:ins>
      <w:ins w:id="378" w:author="孙心茹 [2]" w:date="2025-10-19T17:58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进行了预处理。包括</w:t>
        </w:r>
      </w:ins>
      <w:ins w:id="379" w:author="孙心茹 [2]" w:date="2025-10-19T18:07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行为</w:t>
        </w:r>
      </w:ins>
      <w:ins w:id="380" w:author="孙心茹 [2]" w:date="2025-10-19T18:07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任务</w:t>
        </w:r>
      </w:ins>
      <w:ins w:id="381" w:author="孙心茹 [2]" w:date="2025-10-19T18:07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反应</w:t>
        </w:r>
      </w:ins>
      <w:ins w:id="382" w:author="孙心茹 [2]" w:date="2025-10-19T18:07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时</w:t>
        </w:r>
      </w:ins>
      <w:ins w:id="383" w:author="孙心茹 [2]" w:date="2025-10-19T18:07:5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之差</w:t>
        </w:r>
      </w:ins>
      <w:ins w:id="384" w:author="孙心茹 [2]" w:date="2025-10-19T18:08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385" w:author="孙心茹 [2]" w:date="2025-10-19T18:08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d prime</w:t>
        </w:r>
      </w:ins>
      <w:ins w:id="386" w:author="孙心茹 [2]" w:date="2025-10-19T18:08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值</w:t>
        </w:r>
      </w:ins>
      <w:ins w:id="387" w:author="孙心茹 [2]" w:date="2025-10-19T18:08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计算</w:t>
        </w:r>
      </w:ins>
      <w:ins w:id="388" w:author="孙心茹 [2]" w:date="2025-10-19T18:08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等</w:t>
        </w:r>
      </w:ins>
      <w:ins w:id="389" w:author="孙心茹 [2]" w:date="2025-10-19T18:08:4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，</w:t>
        </w:r>
      </w:ins>
      <w:ins w:id="390" w:author="孙心茹 [2]" w:date="2025-10-19T17:58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以及对所有指标的标准化（z 转换），以确保不同测量间的可比性与信度。</w:t>
        </w:r>
      </w:ins>
    </w:p>
    <w:p w14:paraId="4B6F02E4">
      <w:pPr>
        <w:pStyle w:val="6"/>
        <w:widowControl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表1 行为任务指标计算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1461"/>
        <w:gridCol w:w="1840"/>
        <w:gridCol w:w="1617"/>
        <w:gridCol w:w="1630"/>
      </w:tblGrid>
      <w:tr w14:paraId="27E60853">
        <w:tc>
          <w:tcPr>
            <w:tcW w:w="1974" w:type="dxa"/>
            <w:vAlign w:val="center"/>
          </w:tcPr>
          <w:p w14:paraId="1403FF46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指标名称</w:t>
            </w:r>
          </w:p>
        </w:tc>
        <w:tc>
          <w:tcPr>
            <w:tcW w:w="1461" w:type="dxa"/>
            <w:vAlign w:val="center"/>
          </w:tcPr>
          <w:p w14:paraId="7864CE0F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来源任务</w:t>
            </w:r>
          </w:p>
        </w:tc>
        <w:tc>
          <w:tcPr>
            <w:tcW w:w="1840" w:type="dxa"/>
            <w:vAlign w:val="center"/>
          </w:tcPr>
          <w:p w14:paraId="4E42070A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计算方式</w:t>
            </w:r>
          </w:p>
        </w:tc>
        <w:tc>
          <w:tcPr>
            <w:tcW w:w="1617" w:type="dxa"/>
            <w:vAlign w:val="center"/>
          </w:tcPr>
          <w:p w14:paraId="5614F28F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心理学含义</w:t>
            </w:r>
          </w:p>
        </w:tc>
        <w:tc>
          <w:tcPr>
            <w:tcW w:w="1630" w:type="dxa"/>
            <w:vAlign w:val="center"/>
          </w:tcPr>
          <w:p w14:paraId="7CAA2F50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领域区分</w:t>
            </w:r>
          </w:p>
        </w:tc>
      </w:tr>
      <w:tr w14:paraId="73A4A86C">
        <w:tc>
          <w:tcPr>
            <w:tcW w:w="1974" w:type="dxa"/>
            <w:vAlign w:val="center"/>
          </w:tcPr>
          <w:p w14:paraId="3EDA2029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moral_IAT</w:t>
            </w:r>
          </w:p>
        </w:tc>
        <w:tc>
          <w:tcPr>
            <w:tcW w:w="1461" w:type="dxa"/>
            <w:vAlign w:val="center"/>
          </w:tcPr>
          <w:p w14:paraId="51108DB9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IAT任务</w:t>
            </w:r>
          </w:p>
        </w:tc>
        <w:tc>
          <w:tcPr>
            <w:tcW w:w="1840" w:type="dxa"/>
            <w:vAlign w:val="center"/>
          </w:tcPr>
          <w:p w14:paraId="0319E154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D值（相容-不相容）反应时差/标准差</w:t>
            </w:r>
          </w:p>
        </w:tc>
        <w:tc>
          <w:tcPr>
            <w:tcW w:w="1617" w:type="dxa"/>
            <w:vAlign w:val="center"/>
          </w:tcPr>
          <w:p w14:paraId="12E6154E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道德领域中积极自我联结的内隐强度</w:t>
            </w:r>
          </w:p>
        </w:tc>
        <w:tc>
          <w:tcPr>
            <w:tcW w:w="1630" w:type="dxa"/>
            <w:vAlign w:val="center"/>
          </w:tcPr>
          <w:p w14:paraId="1FCC1740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</w:t>
            </w:r>
          </w:p>
        </w:tc>
      </w:tr>
      <w:tr w14:paraId="5E1B686F">
        <w:tc>
          <w:tcPr>
            <w:tcW w:w="1974" w:type="dxa"/>
            <w:vAlign w:val="center"/>
          </w:tcPr>
          <w:p w14:paraId="0EDE1D97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ability_IAT</w:t>
            </w:r>
          </w:p>
        </w:tc>
        <w:tc>
          <w:tcPr>
            <w:tcW w:w="1461" w:type="dxa"/>
            <w:vAlign w:val="center"/>
          </w:tcPr>
          <w:p w14:paraId="7A21E1F9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IAT任务</w:t>
            </w:r>
          </w:p>
        </w:tc>
        <w:tc>
          <w:tcPr>
            <w:tcW w:w="1840" w:type="dxa"/>
            <w:vAlign w:val="center"/>
          </w:tcPr>
          <w:p w14:paraId="00E70F89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D值（相容-不相容）反应时差/标准差</w:t>
            </w:r>
          </w:p>
        </w:tc>
        <w:tc>
          <w:tcPr>
            <w:tcW w:w="1617" w:type="dxa"/>
            <w:vAlign w:val="center"/>
          </w:tcPr>
          <w:p w14:paraId="3B4BBAD5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能力领域中积极自我联结的内隐强度</w:t>
            </w:r>
          </w:p>
        </w:tc>
        <w:tc>
          <w:tcPr>
            <w:tcW w:w="1630" w:type="dxa"/>
            <w:vAlign w:val="center"/>
          </w:tcPr>
          <w:p w14:paraId="634B62D5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</w:t>
            </w:r>
          </w:p>
        </w:tc>
      </w:tr>
      <w:tr w14:paraId="54ED27B6">
        <w:tc>
          <w:tcPr>
            <w:tcW w:w="1974" w:type="dxa"/>
            <w:vAlign w:val="center"/>
          </w:tcPr>
          <w:p w14:paraId="5C82491B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moral_ALT_rt</w:t>
            </w:r>
          </w:p>
        </w:tc>
        <w:tc>
          <w:tcPr>
            <w:tcW w:w="1461" w:type="dxa"/>
            <w:vAlign w:val="center"/>
          </w:tcPr>
          <w:p w14:paraId="0D3B8866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ALT任务</w:t>
            </w:r>
          </w:p>
        </w:tc>
        <w:tc>
          <w:tcPr>
            <w:tcW w:w="1840" w:type="dxa"/>
            <w:vAlign w:val="center"/>
          </w:tcPr>
          <w:p w14:paraId="3FEC60A2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friend - self 平均反应时差</w:t>
            </w:r>
          </w:p>
        </w:tc>
        <w:tc>
          <w:tcPr>
            <w:tcW w:w="1617" w:type="dxa"/>
            <w:vAlign w:val="center"/>
          </w:tcPr>
          <w:p w14:paraId="6A440DCD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对“自我-积极”匹配加工速度更快</w:t>
            </w:r>
          </w:p>
        </w:tc>
        <w:tc>
          <w:tcPr>
            <w:tcW w:w="1630" w:type="dxa"/>
            <w:vAlign w:val="center"/>
          </w:tcPr>
          <w:p w14:paraId="4FD26157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</w:t>
            </w:r>
          </w:p>
        </w:tc>
      </w:tr>
      <w:tr w14:paraId="776EA25C">
        <w:tc>
          <w:tcPr>
            <w:tcW w:w="1974" w:type="dxa"/>
            <w:vAlign w:val="center"/>
          </w:tcPr>
          <w:p w14:paraId="29195A8B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ability_ALT_rt</w:t>
            </w:r>
          </w:p>
        </w:tc>
        <w:tc>
          <w:tcPr>
            <w:tcW w:w="1461" w:type="dxa"/>
            <w:vAlign w:val="center"/>
          </w:tcPr>
          <w:p w14:paraId="4CB34FC7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ALT任务</w:t>
            </w:r>
          </w:p>
        </w:tc>
        <w:tc>
          <w:tcPr>
            <w:tcW w:w="1840" w:type="dxa"/>
            <w:vAlign w:val="center"/>
          </w:tcPr>
          <w:p w14:paraId="1608517F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friend - self 平均反应时差</w:t>
            </w:r>
          </w:p>
        </w:tc>
        <w:tc>
          <w:tcPr>
            <w:tcW w:w="1617" w:type="dxa"/>
            <w:vAlign w:val="center"/>
          </w:tcPr>
          <w:p w14:paraId="582B448F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对“自我-积极”匹配加工速度更快</w:t>
            </w:r>
          </w:p>
        </w:tc>
        <w:tc>
          <w:tcPr>
            <w:tcW w:w="1630" w:type="dxa"/>
            <w:vAlign w:val="center"/>
          </w:tcPr>
          <w:p w14:paraId="0EF21079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</w:t>
            </w:r>
          </w:p>
        </w:tc>
      </w:tr>
      <w:tr w14:paraId="7304711E">
        <w:tc>
          <w:tcPr>
            <w:tcW w:w="1974" w:type="dxa"/>
            <w:vAlign w:val="center"/>
          </w:tcPr>
          <w:p w14:paraId="6A578A4C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moral_ALT_d</w:t>
            </w:r>
          </w:p>
        </w:tc>
        <w:tc>
          <w:tcPr>
            <w:tcW w:w="1461" w:type="dxa"/>
            <w:vAlign w:val="center"/>
          </w:tcPr>
          <w:p w14:paraId="3B616E96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ALT任务</w:t>
            </w:r>
          </w:p>
        </w:tc>
        <w:tc>
          <w:tcPr>
            <w:tcW w:w="1840" w:type="dxa"/>
            <w:vAlign w:val="center"/>
          </w:tcPr>
          <w:p w14:paraId="23DC3654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 prime = Z(hit) - Z(FA)，self - friend 差值</w:t>
            </w:r>
          </w:p>
        </w:tc>
        <w:tc>
          <w:tcPr>
            <w:tcW w:w="1617" w:type="dxa"/>
            <w:vAlign w:val="center"/>
          </w:tcPr>
          <w:p w14:paraId="521CF314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对“自我-积极”匹配的敏感性</w:t>
            </w:r>
          </w:p>
        </w:tc>
        <w:tc>
          <w:tcPr>
            <w:tcW w:w="1630" w:type="dxa"/>
            <w:vAlign w:val="center"/>
          </w:tcPr>
          <w:p w14:paraId="3BA639CE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</w:t>
            </w:r>
          </w:p>
        </w:tc>
      </w:tr>
      <w:tr w14:paraId="74F9D53E">
        <w:tc>
          <w:tcPr>
            <w:tcW w:w="1974" w:type="dxa"/>
            <w:vAlign w:val="center"/>
          </w:tcPr>
          <w:p w14:paraId="0C749193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ability_ALT_d</w:t>
            </w:r>
          </w:p>
        </w:tc>
        <w:tc>
          <w:tcPr>
            <w:tcW w:w="1461" w:type="dxa"/>
            <w:vAlign w:val="center"/>
          </w:tcPr>
          <w:p w14:paraId="6F0169AC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ALT任务</w:t>
            </w:r>
          </w:p>
        </w:tc>
        <w:tc>
          <w:tcPr>
            <w:tcW w:w="1840" w:type="dxa"/>
            <w:vAlign w:val="center"/>
          </w:tcPr>
          <w:p w14:paraId="243FF14F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 prime = Z(hit) - Z(FA)，self - friend 差值</w:t>
            </w:r>
          </w:p>
        </w:tc>
        <w:tc>
          <w:tcPr>
            <w:tcW w:w="1617" w:type="dxa"/>
            <w:vAlign w:val="center"/>
          </w:tcPr>
          <w:p w14:paraId="441926E9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对“自我-积极”匹配的敏感性</w:t>
            </w:r>
          </w:p>
        </w:tc>
        <w:tc>
          <w:tcPr>
            <w:tcW w:w="1630" w:type="dxa"/>
            <w:vAlign w:val="center"/>
          </w:tcPr>
          <w:p w14:paraId="13F68FDD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</w:t>
            </w:r>
          </w:p>
        </w:tc>
      </w:tr>
      <w:tr w14:paraId="6B39D144">
        <w:tc>
          <w:tcPr>
            <w:tcW w:w="1974" w:type="dxa"/>
            <w:vAlign w:val="center"/>
          </w:tcPr>
          <w:p w14:paraId="2F76A210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moral_SRET_EW</w:t>
            </w:r>
          </w:p>
        </w:tc>
        <w:tc>
          <w:tcPr>
            <w:tcW w:w="1461" w:type="dxa"/>
            <w:vAlign w:val="center"/>
          </w:tcPr>
          <w:p w14:paraId="753400EC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任务</w:t>
            </w:r>
          </w:p>
        </w:tc>
        <w:tc>
          <w:tcPr>
            <w:tcW w:w="1840" w:type="dxa"/>
            <w:vAlign w:val="center"/>
          </w:tcPr>
          <w:p w14:paraId="67145804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positive_self - negative_self（yes响应数量差值）</w:t>
            </w:r>
          </w:p>
        </w:tc>
        <w:tc>
          <w:tcPr>
            <w:tcW w:w="1617" w:type="dxa"/>
            <w:vAlign w:val="center"/>
          </w:tcPr>
          <w:p w14:paraId="12817C14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积极词更倾向归于自我</w:t>
            </w:r>
          </w:p>
        </w:tc>
        <w:tc>
          <w:tcPr>
            <w:tcW w:w="1630" w:type="dxa"/>
            <w:vAlign w:val="center"/>
          </w:tcPr>
          <w:p w14:paraId="0C81D0F4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</w:t>
            </w:r>
          </w:p>
        </w:tc>
      </w:tr>
      <w:tr w14:paraId="7752994E">
        <w:tc>
          <w:tcPr>
            <w:tcW w:w="1974" w:type="dxa"/>
            <w:vAlign w:val="center"/>
          </w:tcPr>
          <w:p w14:paraId="241E197D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ability_SRET_EW</w:t>
            </w:r>
          </w:p>
        </w:tc>
        <w:tc>
          <w:tcPr>
            <w:tcW w:w="1461" w:type="dxa"/>
            <w:vAlign w:val="center"/>
          </w:tcPr>
          <w:p w14:paraId="31C48696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任务</w:t>
            </w:r>
          </w:p>
        </w:tc>
        <w:tc>
          <w:tcPr>
            <w:tcW w:w="1840" w:type="dxa"/>
            <w:vAlign w:val="center"/>
          </w:tcPr>
          <w:p w14:paraId="5B6BE87B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positive_self - negative_self（yes响应数量差值）</w:t>
            </w:r>
          </w:p>
        </w:tc>
        <w:tc>
          <w:tcPr>
            <w:tcW w:w="1617" w:type="dxa"/>
            <w:vAlign w:val="center"/>
          </w:tcPr>
          <w:p w14:paraId="55C2952B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积极词更倾向归于自我</w:t>
            </w:r>
          </w:p>
        </w:tc>
        <w:tc>
          <w:tcPr>
            <w:tcW w:w="1630" w:type="dxa"/>
            <w:vAlign w:val="center"/>
          </w:tcPr>
          <w:p w14:paraId="24E16E56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</w:t>
            </w:r>
          </w:p>
        </w:tc>
      </w:tr>
      <w:tr w14:paraId="66714008">
        <w:tc>
          <w:tcPr>
            <w:tcW w:w="1974" w:type="dxa"/>
            <w:vAlign w:val="center"/>
          </w:tcPr>
          <w:p w14:paraId="36D02ACA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moral_SRET_rt</w:t>
            </w:r>
          </w:p>
        </w:tc>
        <w:tc>
          <w:tcPr>
            <w:tcW w:w="1461" w:type="dxa"/>
            <w:vAlign w:val="center"/>
          </w:tcPr>
          <w:p w14:paraId="6B065EF9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任务</w:t>
            </w:r>
          </w:p>
        </w:tc>
        <w:tc>
          <w:tcPr>
            <w:tcW w:w="1840" w:type="dxa"/>
            <w:vAlign w:val="center"/>
          </w:tcPr>
          <w:p w14:paraId="6E765D42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negative_self - positive_self（反应时差值）</w:t>
            </w:r>
          </w:p>
        </w:tc>
        <w:tc>
          <w:tcPr>
            <w:tcW w:w="1617" w:type="dxa"/>
            <w:vAlign w:val="center"/>
          </w:tcPr>
          <w:p w14:paraId="4DE48EE8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反应更快地接受积极词归于自我</w:t>
            </w:r>
          </w:p>
        </w:tc>
        <w:tc>
          <w:tcPr>
            <w:tcW w:w="1630" w:type="dxa"/>
            <w:vAlign w:val="center"/>
          </w:tcPr>
          <w:p w14:paraId="544B43B4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</w:t>
            </w:r>
          </w:p>
        </w:tc>
      </w:tr>
      <w:tr w14:paraId="7C6D84F3">
        <w:tc>
          <w:tcPr>
            <w:tcW w:w="1974" w:type="dxa"/>
            <w:vAlign w:val="center"/>
          </w:tcPr>
          <w:p w14:paraId="21B26579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ability_SRET_rt</w:t>
            </w:r>
          </w:p>
        </w:tc>
        <w:tc>
          <w:tcPr>
            <w:tcW w:w="1461" w:type="dxa"/>
            <w:vAlign w:val="center"/>
          </w:tcPr>
          <w:p w14:paraId="53EBA261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任务</w:t>
            </w:r>
          </w:p>
        </w:tc>
        <w:tc>
          <w:tcPr>
            <w:tcW w:w="1840" w:type="dxa"/>
            <w:vAlign w:val="center"/>
          </w:tcPr>
          <w:p w14:paraId="11C151C3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negative_self - positive_self（反应时差值）</w:t>
            </w:r>
          </w:p>
        </w:tc>
        <w:tc>
          <w:tcPr>
            <w:tcW w:w="1617" w:type="dxa"/>
            <w:vAlign w:val="center"/>
          </w:tcPr>
          <w:p w14:paraId="406A563E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反应更快地接受积极词归于自我</w:t>
            </w:r>
          </w:p>
        </w:tc>
        <w:tc>
          <w:tcPr>
            <w:tcW w:w="1630" w:type="dxa"/>
            <w:vAlign w:val="center"/>
          </w:tcPr>
          <w:p w14:paraId="4A7B6F66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</w:t>
            </w:r>
          </w:p>
        </w:tc>
      </w:tr>
      <w:tr w14:paraId="28325207">
        <w:tc>
          <w:tcPr>
            <w:tcW w:w="1974" w:type="dxa"/>
            <w:vAlign w:val="center"/>
          </w:tcPr>
          <w:p w14:paraId="109269DF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moral_SRET_RJ1_d</w:t>
            </w:r>
          </w:p>
        </w:tc>
        <w:tc>
          <w:tcPr>
            <w:tcW w:w="1461" w:type="dxa"/>
            <w:vAlign w:val="center"/>
          </w:tcPr>
          <w:p w14:paraId="5BF452C5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-新旧词判断任务</w:t>
            </w:r>
          </w:p>
        </w:tc>
        <w:tc>
          <w:tcPr>
            <w:tcW w:w="1840" w:type="dxa"/>
            <w:vAlign w:val="center"/>
          </w:tcPr>
          <w:p w14:paraId="471849B3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 prime= Z(hit) - Z(FA)，self - friend 差值</w:t>
            </w:r>
          </w:p>
        </w:tc>
        <w:tc>
          <w:tcPr>
            <w:tcW w:w="1617" w:type="dxa"/>
            <w:vAlign w:val="center"/>
          </w:tcPr>
          <w:p w14:paraId="09D034B8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判断“是否出现过”的敏感性，self为目标</w:t>
            </w:r>
          </w:p>
        </w:tc>
        <w:tc>
          <w:tcPr>
            <w:tcW w:w="1630" w:type="dxa"/>
            <w:vAlign w:val="center"/>
          </w:tcPr>
          <w:p w14:paraId="13831E69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</w:t>
            </w:r>
          </w:p>
        </w:tc>
      </w:tr>
      <w:tr w14:paraId="1A058D5D">
        <w:tc>
          <w:tcPr>
            <w:tcW w:w="1974" w:type="dxa"/>
            <w:vAlign w:val="center"/>
          </w:tcPr>
          <w:p w14:paraId="2D818CA5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ability_SRET_RJ1_d</w:t>
            </w:r>
          </w:p>
        </w:tc>
        <w:tc>
          <w:tcPr>
            <w:tcW w:w="1461" w:type="dxa"/>
            <w:vAlign w:val="center"/>
          </w:tcPr>
          <w:p w14:paraId="5DFD4EF6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-新旧词判断任务</w:t>
            </w:r>
          </w:p>
        </w:tc>
        <w:tc>
          <w:tcPr>
            <w:tcW w:w="1840" w:type="dxa"/>
            <w:vAlign w:val="center"/>
          </w:tcPr>
          <w:p w14:paraId="59CB15F9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 prime= Z(hit) - Z(FA)，self - friend 差值</w:t>
            </w:r>
          </w:p>
        </w:tc>
        <w:tc>
          <w:tcPr>
            <w:tcW w:w="1617" w:type="dxa"/>
            <w:vAlign w:val="center"/>
          </w:tcPr>
          <w:p w14:paraId="5F16CCCB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判断“是否出现过”的敏感性，self为目标</w:t>
            </w:r>
          </w:p>
        </w:tc>
        <w:tc>
          <w:tcPr>
            <w:tcW w:w="1630" w:type="dxa"/>
            <w:vAlign w:val="center"/>
          </w:tcPr>
          <w:p w14:paraId="08BB71B3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</w:t>
            </w:r>
          </w:p>
        </w:tc>
      </w:tr>
      <w:tr w14:paraId="3F96B32E">
        <w:tc>
          <w:tcPr>
            <w:tcW w:w="1974" w:type="dxa"/>
            <w:vAlign w:val="center"/>
          </w:tcPr>
          <w:p w14:paraId="620CD823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moral_SRET_RJ2_d</w:t>
            </w:r>
          </w:p>
        </w:tc>
        <w:tc>
          <w:tcPr>
            <w:tcW w:w="1461" w:type="dxa"/>
            <w:vAlign w:val="center"/>
          </w:tcPr>
          <w:p w14:paraId="21CCAF20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-来源记忆任务</w:t>
            </w:r>
          </w:p>
        </w:tc>
        <w:tc>
          <w:tcPr>
            <w:tcW w:w="1840" w:type="dxa"/>
            <w:vAlign w:val="center"/>
          </w:tcPr>
          <w:p w14:paraId="4467347E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 prime= Z(hit) - Z(FA)，self为信号、friend为噪音</w:t>
            </w:r>
          </w:p>
        </w:tc>
        <w:tc>
          <w:tcPr>
            <w:tcW w:w="1617" w:type="dxa"/>
            <w:vAlign w:val="center"/>
          </w:tcPr>
          <w:p w14:paraId="4655A5C2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判断“来源是否是自己”的能力</w:t>
            </w:r>
          </w:p>
        </w:tc>
        <w:tc>
          <w:tcPr>
            <w:tcW w:w="1630" w:type="dxa"/>
            <w:vAlign w:val="center"/>
          </w:tcPr>
          <w:p w14:paraId="5EC4D11A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Moral</w:t>
            </w:r>
          </w:p>
        </w:tc>
      </w:tr>
      <w:tr w14:paraId="36E73996">
        <w:tc>
          <w:tcPr>
            <w:tcW w:w="1974" w:type="dxa"/>
            <w:vAlign w:val="center"/>
          </w:tcPr>
          <w:p w14:paraId="1364B24C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ability_SRET_RJ2_d</w:t>
            </w:r>
          </w:p>
        </w:tc>
        <w:tc>
          <w:tcPr>
            <w:tcW w:w="1461" w:type="dxa"/>
            <w:vAlign w:val="center"/>
          </w:tcPr>
          <w:p w14:paraId="1918C522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SRET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-来源记忆任务</w:t>
            </w:r>
          </w:p>
        </w:tc>
        <w:tc>
          <w:tcPr>
            <w:tcW w:w="1840" w:type="dxa"/>
            <w:vAlign w:val="center"/>
          </w:tcPr>
          <w:p w14:paraId="664F73AE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 prime= Z(hit) - Z(FA)，self为信号、friend为噪音</w:t>
            </w:r>
          </w:p>
        </w:tc>
        <w:tc>
          <w:tcPr>
            <w:tcW w:w="1617" w:type="dxa"/>
            <w:vAlign w:val="center"/>
          </w:tcPr>
          <w:p w14:paraId="1115BB3F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判断“来源是否是自己”的能力</w:t>
            </w:r>
          </w:p>
        </w:tc>
        <w:tc>
          <w:tcPr>
            <w:tcW w:w="1630" w:type="dxa"/>
            <w:vAlign w:val="center"/>
          </w:tcPr>
          <w:p w14:paraId="09BD1BFC">
            <w:pPr>
              <w:pStyle w:val="6"/>
              <w:widowControl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Ability</w:t>
            </w:r>
          </w:p>
        </w:tc>
      </w:tr>
    </w:tbl>
    <w:p w14:paraId="4D40BA51">
      <w:pPr>
        <w:pStyle w:val="6"/>
        <w:widowControl/>
        <w:ind w:firstLine="420" w:firstLineChars="200"/>
        <w:rPr>
          <w:ins w:id="391" w:author="孙心茹 [2]" w:date="2025-10-19T18:10:09Z"/>
          <w:rFonts w:hint="default" w:cstheme="minorBidi"/>
          <w:b w:val="0"/>
          <w:bCs w:val="0"/>
          <w:kern w:val="2"/>
          <w:sz w:val="21"/>
          <w:szCs w:val="24"/>
          <w:lang w:val="en-US" w:eastAsia="zh-CN"/>
        </w:rPr>
      </w:pPr>
    </w:p>
    <w:p w14:paraId="61D75343">
      <w:pPr>
        <w:pStyle w:val="6"/>
        <w:widowControl/>
        <w:ind w:firstLine="0" w:firstLineChars="0"/>
        <w:rPr>
          <w:ins w:id="392" w:author="孙心茹 [2]" w:date="2025-10-19T17:19:49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393" w:author="孙心茹 [2]" w:date="2025-10-19T19:23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2</w:t>
        </w:r>
      </w:ins>
      <w:ins w:id="394" w:author="孙心茹 [2]" w:date="2025-10-19T19:23:5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.4.</w:t>
        </w:r>
      </w:ins>
      <w:ins w:id="395" w:author="孙心茹 [2]" w:date="2025-10-19T19:23:5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2 </w:t>
        </w:r>
      </w:ins>
      <w:ins w:id="396" w:author="孙心茹 [2]" w:date="2025-10-19T16:57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Structural Analysis of Positive Self-View</w:t>
        </w:r>
      </w:ins>
    </w:p>
    <w:p w14:paraId="6BF0B2D2">
      <w:pPr>
        <w:pStyle w:val="6"/>
        <w:widowControl/>
        <w:ind w:firstLine="420" w:firstLineChars="200"/>
        <w:rPr>
          <w:ins w:id="397" w:author="孙心茹 [2]" w:date="2025-10-19T16:57:40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398" w:author="孙心茹 [2]" w:date="2025-10-19T17:19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使用相关分析探究各测量间的关系；使用网络分析(EGA)探究自我报告数据与行为任务指标是否存在分离；使用Bifactor Model分析检验是否存在潜在的共同因子。</w:t>
        </w:r>
      </w:ins>
    </w:p>
    <w:p w14:paraId="56F818EA">
      <w:pPr>
        <w:pStyle w:val="6"/>
        <w:widowControl/>
        <w:ind w:firstLine="0" w:firstLineChars="0"/>
        <w:rPr>
          <w:ins w:id="399" w:author="孙心茹 [2]" w:date="2025-10-19T17:19:55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400" w:author="孙心茹 [2]" w:date="2025-10-19T19:24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2.</w:t>
        </w:r>
      </w:ins>
      <w:ins w:id="401" w:author="孙心茹 [2]" w:date="2025-10-19T19:24:0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4.3 </w:t>
        </w:r>
      </w:ins>
      <w:ins w:id="402" w:author="孙心茹 [2]" w:date="2025-10-19T16:57:4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Item Screening and Dimensional Extraction</w:t>
        </w:r>
      </w:ins>
    </w:p>
    <w:p w14:paraId="4CB98CD1">
      <w:pPr>
        <w:pStyle w:val="6"/>
        <w:widowControl/>
        <w:ind w:firstLine="420" w:firstLineChars="200"/>
        <w:rPr>
          <w:ins w:id="403" w:author="孙心茹 [2]" w:date="2025-10-19T16:57:5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  <w:ins w:id="404" w:author="孙心茹 [2]" w:date="2025-10-19T17:33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使用</w:t>
        </w:r>
      </w:ins>
      <w:ins w:id="405" w:author="孙心茹 [2]" w:date="2025-10-19T17:33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网络</w:t>
        </w:r>
      </w:ins>
      <w:ins w:id="406" w:author="孙心茹 [2]" w:date="2025-10-19T17:33:5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分析</w:t>
        </w:r>
      </w:ins>
      <w:ins w:id="407" w:author="孙心茹 [2]" w:date="2025-10-19T17:33:5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408" w:author="孙心茹 [2]" w:date="2025-10-19T17:34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EGA</w:t>
        </w:r>
      </w:ins>
      <w:ins w:id="409" w:author="孙心茹 [2]" w:date="2025-10-19T17:34:0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)</w:t>
        </w:r>
      </w:ins>
      <w:ins w:id="410" w:author="孙心茹 [2]" w:date="2025-10-19T17:34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中的</w:t>
        </w:r>
      </w:ins>
      <w:ins w:id="411" w:author="孙心茹 [2]" w:date="2025-10-19T17:34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平均</w:t>
        </w:r>
      </w:ins>
      <w:ins w:id="412" w:author="孙心茹 [2]" w:date="2025-10-19T17:34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相关</w:t>
        </w:r>
      </w:ins>
      <w:ins w:id="413" w:author="孙心茹 [2]" w:date="2025-10-19T17:34:2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度</w:t>
        </w:r>
      </w:ins>
      <w:ins w:id="414" w:author="孙心茹 [2]" w:date="2025-10-19T17:34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剔除</w:t>
        </w:r>
      </w:ins>
      <w:ins w:id="415" w:author="孙心茹 [2]" w:date="2025-10-19T17:34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</w:t>
        </w:r>
      </w:ins>
      <w:ins w:id="416" w:author="孙心茹 [2]" w:date="2025-10-19T17:34:3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中的</w:t>
        </w:r>
      </w:ins>
      <w:ins w:id="417" w:author="孙心茹 [2]" w:date="2025-10-19T17:34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冗余</w:t>
        </w:r>
      </w:ins>
      <w:ins w:id="418" w:author="孙心茹 [2]" w:date="2025-10-19T17:34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项</w:t>
        </w:r>
      </w:ins>
      <w:ins w:id="419" w:author="孙心茹 [2]" w:date="2025-10-19T17:35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，</w:t>
        </w:r>
      </w:ins>
      <w:ins w:id="420" w:author="孙心茹 [2]" w:date="2025-10-19T17:35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并且</w:t>
        </w:r>
      </w:ins>
      <w:ins w:id="421" w:author="孙心茹 [2]" w:date="2025-10-19T17:35:3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对</w:t>
        </w:r>
      </w:ins>
      <w:ins w:id="422" w:author="孙心茹 [2]" w:date="2025-10-19T17:35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筛选</w:t>
        </w:r>
      </w:ins>
      <w:ins w:id="423" w:author="孙心茹 [2]" w:date="2025-10-19T17:35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后</w:t>
        </w:r>
      </w:ins>
      <w:ins w:id="424" w:author="孙心茹 [2]" w:date="2025-10-19T17:35:4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的</w:t>
        </w:r>
      </w:ins>
      <w:ins w:id="425" w:author="孙心茹 [2]" w:date="2025-10-19T17:35:4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</w:t>
        </w:r>
      </w:ins>
      <w:ins w:id="426" w:author="孙心茹 [2]" w:date="2025-10-19T17:35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自动</w:t>
        </w:r>
      </w:ins>
      <w:ins w:id="427" w:author="孙心茹 [2]" w:date="2025-10-19T17:35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进行</w:t>
        </w:r>
      </w:ins>
      <w:ins w:id="428" w:author="孙心茹 [2]" w:date="2025-10-19T17:40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“</w:t>
        </w:r>
      </w:ins>
      <w:ins w:id="429" w:author="孙心茹 [2]" w:date="2025-10-19T17:35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社群</w:t>
        </w:r>
      </w:ins>
      <w:ins w:id="430" w:author="孙心茹 [2]" w:date="2025-10-19T17:40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”</w:t>
        </w:r>
      </w:ins>
      <w:ins w:id="431" w:author="孙心茹 [2]" w:date="2025-10-19T17:35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识别</w:t>
        </w:r>
      </w:ins>
      <w:ins w:id="432" w:author="孙心茹 [2]" w:date="2025-10-19T17:35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，</w:t>
        </w:r>
      </w:ins>
      <w:ins w:id="433" w:author="孙心茹 [2]" w:date="2025-10-19T17:35:5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以</w:t>
        </w:r>
      </w:ins>
      <w:ins w:id="434" w:author="孙心茹 [2]" w:date="2025-10-19T17:35:5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识别</w:t>
        </w:r>
      </w:ins>
      <w:ins w:id="435" w:author="孙心茹 [2]" w:date="2025-10-19T17:36:0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其</w:t>
        </w:r>
      </w:ins>
      <w:ins w:id="436" w:author="孙心茹 [2]" w:date="2025-10-19T17:36:0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潜在</w:t>
        </w:r>
      </w:ins>
      <w:ins w:id="437" w:author="孙心茹 [2]" w:date="2025-10-19T17:3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的</w:t>
        </w:r>
      </w:ins>
      <w:ins w:id="438" w:author="孙心茹 [2]" w:date="2025-10-19T17:36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维度</w:t>
        </w:r>
      </w:ins>
      <w:ins w:id="439" w:author="孙心茹 [2]" w:date="2025-10-19T17:36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。</w:t>
        </w:r>
      </w:ins>
    </w:p>
    <w:p w14:paraId="65C7CC87">
      <w:pPr>
        <w:pStyle w:val="6"/>
        <w:widowControl/>
        <w:ind w:firstLine="0" w:firstLineChars="0"/>
        <w:rPr>
          <w:ins w:id="440" w:author="孙心茹 [2]" w:date="2025-10-19T17:36:13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441" w:author="孙心茹 [2]" w:date="2025-10-19T19:24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2.4</w:t>
        </w:r>
      </w:ins>
      <w:ins w:id="442" w:author="孙心茹 [2]" w:date="2025-10-19T19:24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.4 </w:t>
        </w:r>
      </w:ins>
      <w:ins w:id="443" w:author="孙心茹 [2]" w:date="2025-10-19T16:58:0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Predictive Modeling of Mental Health Outcomes</w:t>
        </w:r>
      </w:ins>
    </w:p>
    <w:p w14:paraId="7A8907F5">
      <w:pPr>
        <w:pStyle w:val="6"/>
        <w:widowControl/>
        <w:ind w:firstLine="420" w:firstLineChars="200"/>
        <w:rPr>
          <w:ins w:id="444" w:author="孙心茹 [2]" w:date="2025-10-19T16:48:38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  <w:ins w:id="445" w:author="孙心茹 [2]" w:date="2025-10-19T17:36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采用</w:t>
        </w:r>
      </w:ins>
      <w:ins w:id="446" w:author="孙心茹 [2]" w:date="2025-10-19T17:36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自动</w:t>
        </w:r>
      </w:ins>
      <w:ins w:id="447" w:author="孙心茹 [2]" w:date="2025-10-19T17:36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机器学习</w:t>
        </w:r>
      </w:ins>
      <w:ins w:id="448" w:author="孙心茹 [2]" w:date="2025-10-19T17:36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(</w:t>
        </w:r>
      </w:ins>
      <w:ins w:id="449" w:author="孙心茹 [2]" w:date="2025-10-19T17:36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AutoML</w:t>
        </w:r>
      </w:ins>
      <w:ins w:id="450" w:author="孙心茹 [2]" w:date="2025-10-19T17:36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/>
          </w:rPr>
          <w:t>)</w:t>
        </w:r>
      </w:ins>
      <w:ins w:id="451" w:author="孙心茹 [2]" w:date="2025-10-19T17:37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方法</w:t>
        </w:r>
      </w:ins>
      <w:ins w:id="452" w:author="孙心茹 [2]" w:date="2025-10-19T17:37:3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，</w:t>
        </w:r>
      </w:ins>
      <w:ins w:id="453" w:author="孙心茹 [2]" w:date="2025-10-19T17:37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使用</w:t>
        </w:r>
      </w:ins>
      <w:ins w:id="454" w:author="孙心茹 [2]" w:date="2025-10-19T17:38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全部</w:t>
        </w:r>
      </w:ins>
      <w:ins w:id="455" w:author="孙心茹 [2]" w:date="2025-10-19T17:37:5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积极自我</w:t>
        </w:r>
      </w:ins>
      <w:ins w:id="456" w:author="孙心茹 [2]" w:date="2025-10-19T17:38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观</w:t>
        </w:r>
      </w:ins>
      <w:ins w:id="457" w:author="孙心茹 [2]" w:date="2025-10-19T17:38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</w:t>
        </w:r>
      </w:ins>
      <w:ins w:id="458" w:author="孙心茹 [2]" w:date="2025-10-19T17:38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对</w:t>
        </w:r>
      </w:ins>
      <w:ins w:id="459" w:author="孙心茹 [2]" w:date="2025-10-19T17:38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心理健康</w:t>
        </w:r>
      </w:ins>
      <w:ins w:id="460" w:author="孙心茹 [2]" w:date="2025-10-19T17:38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及</w:t>
        </w:r>
      </w:ins>
      <w:ins w:id="461" w:author="孙心茹 [2]" w:date="2025-10-19T17:38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适应</w:t>
        </w:r>
      </w:ins>
      <w:ins w:id="462" w:author="孙心茹 [2]" w:date="2025-10-19T17:38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进行</w:t>
        </w:r>
      </w:ins>
      <w:ins w:id="463" w:author="孙心茹 [2]" w:date="2025-10-19T17:38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预测</w:t>
        </w:r>
      </w:ins>
      <w:ins w:id="464" w:author="孙心茹 [2]" w:date="2025-10-19T17:38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，</w:t>
        </w:r>
      </w:ins>
      <w:ins w:id="465" w:author="孙心茹 [2]" w:date="2025-10-19T17:39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根据</w:t>
        </w:r>
      </w:ins>
      <w:ins w:id="466" w:author="孙心茹 [2]" w:date="2025-10-19T17:39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SH</w:t>
        </w:r>
      </w:ins>
      <w:ins w:id="467" w:author="孙心茹 [2]" w:date="2025-10-19T17:39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AP</w:t>
        </w:r>
      </w:ins>
      <w:ins w:id="468" w:author="孙心茹 [2]" w:date="2025-10-19T17:39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值</w:t>
        </w:r>
      </w:ins>
      <w:ins w:id="469" w:author="孙心茹 [2]" w:date="2025-10-19T17:39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评估</w:t>
        </w:r>
      </w:ins>
      <w:ins w:id="470" w:author="孙心茹 [2]" w:date="2025-10-19T17:39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</w:t>
        </w:r>
      </w:ins>
      <w:ins w:id="471" w:author="孙心茹 [2]" w:date="2025-10-19T17:39:1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对</w:t>
        </w:r>
      </w:ins>
      <w:ins w:id="472" w:author="孙心茹 [2]" w:date="2025-10-19T17:39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预测的</w:t>
        </w:r>
      </w:ins>
      <w:ins w:id="473" w:author="孙心茹 [2]" w:date="2025-10-19T17:39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贡献</w:t>
        </w:r>
      </w:ins>
      <w:ins w:id="474" w:author="孙心茹 [2]" w:date="2025-10-19T17:39:2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程度</w:t>
        </w:r>
      </w:ins>
      <w:ins w:id="475" w:author="孙心茹 [2]" w:date="2025-10-19T17:39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，</w:t>
        </w:r>
      </w:ins>
      <w:ins w:id="476" w:author="孙心茹 [2]" w:date="2025-10-19T17:40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检验</w:t>
        </w:r>
      </w:ins>
      <w:ins w:id="477" w:author="孙心茹 [2]" w:date="2025-10-19T17:40:1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高贡献</w:t>
        </w:r>
      </w:ins>
      <w:ins w:id="478" w:author="孙心茹 [2]" w:date="2025-10-19T17:40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条目与</w:t>
        </w:r>
      </w:ins>
      <w:ins w:id="479" w:author="孙心茹 [2]" w:date="2025-10-19T17:40:3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“</w:t>
        </w:r>
      </w:ins>
      <w:ins w:id="480" w:author="孙心茹 [2]" w:date="2025-10-19T17:40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社群</w:t>
        </w:r>
      </w:ins>
      <w:ins w:id="481" w:author="孙心茹 [2]" w:date="2025-10-19T17:40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”</w:t>
        </w:r>
      </w:ins>
      <w:ins w:id="482" w:author="孙心茹 [2]" w:date="2025-10-19T17:40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是否</w:t>
        </w:r>
      </w:ins>
      <w:ins w:id="483" w:author="孙心茹 [2]" w:date="2025-10-19T17:40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吻合</w:t>
        </w:r>
      </w:ins>
      <w:ins w:id="484" w:author="孙心茹 [2]" w:date="2025-10-19T17:40:4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。</w:t>
        </w:r>
      </w:ins>
    </w:p>
    <w:p w14:paraId="4FBC1240">
      <w:pPr>
        <w:pStyle w:val="6"/>
        <w:widowControl/>
        <w:ind w:firstLine="420" w:firstLineChars="200"/>
        <w:rPr>
          <w:del w:id="485" w:author="孙心茹 [2]" w:date="2025-10-19T18:12:55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</w:p>
    <w:p w14:paraId="0BFB4CC7">
      <w:pPr>
        <w:pStyle w:val="6"/>
        <w:ind w:firstLine="420" w:firstLineChars="200"/>
        <w:rPr>
          <w:ins w:id="486" w:author="孙心茹" w:date="2025-10-17T15:09:00Z"/>
          <w:del w:id="487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488" w:author="孙心茹 [2]" w:date="2025-10-19T19:27:32Z">
            <w:rPr>
              <w:ins w:id="489" w:author="孙心茹" w:date="2025-10-17T15:09:00Z"/>
              <w:del w:id="490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491" w:author="孙心茹" w:date="2025-10-17T15:10:00Z">
        <w:del w:id="492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493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被试：</w:delText>
          </w:r>
        </w:del>
      </w:ins>
      <w:ins w:id="494" w:author="孙心茹" w:date="2025-10-17T15:10:00Z">
        <w:del w:id="495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496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N</w:delText>
          </w:r>
        </w:del>
      </w:ins>
      <w:ins w:id="497" w:author="孙心茹" w:date="2025-10-17T15:10:00Z">
        <w:del w:id="498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499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 xml:space="preserve"> = 503</w:delText>
          </w:r>
        </w:del>
      </w:ins>
    </w:p>
    <w:p w14:paraId="3879546A">
      <w:pPr>
        <w:pStyle w:val="6"/>
        <w:ind w:firstLine="420" w:firstLineChars="200"/>
        <w:rPr>
          <w:del w:id="500" w:author="孙心茹 [2]" w:date="2025-10-19T18:12:47Z"/>
          <w:rFonts w:hint="eastAsia" w:cstheme="minorBidi"/>
          <w:kern w:val="2"/>
          <w:sz w:val="21"/>
        </w:rPr>
      </w:pPr>
      <w:del w:id="501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02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材料：</w:delText>
        </w:r>
      </w:del>
      <w:ins w:id="503" w:author="孙心茹" w:date="2025-10-17T15:21:00Z">
        <w:del w:id="504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05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12个</w:delText>
          </w:r>
        </w:del>
      </w:ins>
      <w:del w:id="506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07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自我报告问卷</w:delText>
        </w:r>
      </w:del>
      <w:ins w:id="508" w:author="孙心茹" w:date="2025-10-17T15:21:00Z">
        <w:del w:id="509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10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（如自尊、</w:delText>
          </w:r>
        </w:del>
      </w:ins>
      <w:ins w:id="511" w:author="孙心茹" w:date="2025-10-17T15:22:00Z">
        <w:del w:id="512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13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印象管理等）</w:delText>
          </w:r>
        </w:del>
      </w:ins>
      <w:ins w:id="514" w:author="孙心茹" w:date="2025-10-17T15:23:00Z">
        <w:del w:id="515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16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；3个</w:delText>
          </w:r>
        </w:del>
      </w:ins>
      <w:del w:id="517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18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行为任务</w:delText>
        </w:r>
      </w:del>
      <w:ins w:id="519" w:author="孙心茹" w:date="2025-10-17T15:22:00Z">
        <w:del w:id="520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21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（</w:delText>
          </w:r>
        </w:del>
      </w:ins>
      <w:ins w:id="522" w:author="孙心茹" w:date="2025-10-17T15:22:00Z">
        <w:del w:id="523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24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SRET</w:delText>
          </w:r>
        </w:del>
      </w:ins>
      <w:ins w:id="525" w:author="孙心茹" w:date="2025-10-17T15:22:00Z">
        <w:del w:id="52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2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、</w:delText>
          </w:r>
        </w:del>
      </w:ins>
      <w:ins w:id="528" w:author="孙心茹" w:date="2025-10-17T15:22:00Z">
        <w:del w:id="529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30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ALT</w:delText>
          </w:r>
        </w:del>
      </w:ins>
      <w:ins w:id="531" w:author="孙心茹" w:date="2025-10-17T15:22:00Z">
        <w:del w:id="532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33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、</w:delText>
          </w:r>
        </w:del>
      </w:ins>
      <w:ins w:id="534" w:author="孙心茹" w:date="2025-10-17T15:22:00Z">
        <w:del w:id="535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36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IAT</w:delText>
          </w:r>
        </w:del>
      </w:ins>
      <w:ins w:id="537" w:author="孙心茹" w:date="2025-10-17T15:22:00Z">
        <w:del w:id="538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39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）</w:delText>
          </w:r>
        </w:del>
      </w:ins>
      <w:ins w:id="540" w:author="孙心茹" w:date="2025-10-17T15:24:00Z">
        <w:del w:id="54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4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；</w:delText>
          </w:r>
        </w:del>
      </w:ins>
      <w:ins w:id="543" w:author="孙心茹" w:date="2025-10-17T15:24:00Z">
        <w:del w:id="544" w:author="孙心茹 [2]" w:date="2025-10-19T18:12:47Z">
          <w:commentRangeStart w:id="4"/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45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4个心理健康指标（抑郁、焦虑、拖延、主观幸福感）。</w:delText>
          </w:r>
          <w:commentRangeEnd w:id="4"/>
        </w:del>
      </w:ins>
      <w:del w:id="546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</w:rPr>
          <w:commentReference w:id="4"/>
        </w:r>
      </w:del>
    </w:p>
    <w:p w14:paraId="0672C12E">
      <w:pPr>
        <w:pStyle w:val="6"/>
        <w:ind w:firstLine="420" w:firstLineChars="200"/>
        <w:rPr>
          <w:del w:id="547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548" w:author="孙心茹 [2]" w:date="2025-10-19T19:27:32Z">
            <w:rPr>
              <w:del w:id="549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del w:id="550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51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数据筛选</w:delText>
        </w:r>
      </w:del>
      <w:ins w:id="552" w:author="Hu Chuan-Peng" w:date="2025-10-06T11:14:00Z">
        <w:del w:id="553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54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预处理</w:delText>
          </w:r>
        </w:del>
      </w:ins>
      <w:del w:id="555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56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：</w:delText>
        </w:r>
      </w:del>
    </w:p>
    <w:p w14:paraId="6DC7DF11">
      <w:pPr>
        <w:pStyle w:val="6"/>
        <w:ind w:firstLine="420" w:firstLineChars="200"/>
        <w:rPr>
          <w:ins w:id="557" w:author="孙心茹" w:date="2025-10-06T17:16:00Z"/>
          <w:del w:id="558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559" w:author="孙心茹 [2]" w:date="2025-10-19T19:27:32Z">
            <w:rPr>
              <w:ins w:id="560" w:author="孙心茹" w:date="2025-10-06T17:16:00Z"/>
              <w:del w:id="561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del w:id="562" w:author="孙心茹 [2]" w:date="2025-10-19T18:12:47Z">
        <w:commentRangeStart w:id="5"/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63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数据分析方法</w:delText>
        </w:r>
        <w:commentRangeEnd w:id="5"/>
      </w:del>
      <w:del w:id="564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</w:rPr>
          <w:commentReference w:id="5"/>
        </w:r>
      </w:del>
      <w:del w:id="565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66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：</w:delText>
        </w:r>
      </w:del>
    </w:p>
    <w:p w14:paraId="6E375279">
      <w:pPr>
        <w:pStyle w:val="6"/>
        <w:ind w:firstLine="420" w:firstLineChars="200"/>
        <w:rPr>
          <w:ins w:id="567" w:author="孙心茹" w:date="2025-10-07T20:04:00Z"/>
          <w:del w:id="568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569" w:author="孙心茹 [2]" w:date="2025-10-19T19:27:32Z">
            <w:rPr>
              <w:ins w:id="570" w:author="孙心茹" w:date="2025-10-07T20:04:00Z"/>
              <w:del w:id="571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572" w:author="孙心茹" w:date="2025-10-07T20:04:00Z">
        <w:del w:id="573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74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首先，为验证积极自我观是否具有共同核心结构，我们通过</w:delText>
          </w:r>
        </w:del>
      </w:ins>
      <w:ins w:id="575" w:author="孙心茹" w:date="2025-10-07T20:04:00Z">
        <w:del w:id="57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highlight w:val="none"/>
            </w:rPr>
            <w:delText>相关分析</w:delText>
          </w:r>
        </w:del>
      </w:ins>
      <w:ins w:id="577" w:author="孙心茹" w:date="2025-10-07T20:04:00Z">
        <w:del w:id="578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79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与</w:delText>
          </w:r>
        </w:del>
      </w:ins>
      <w:ins w:id="580" w:author="孙心茹" w:date="2025-10-07T20:04:00Z">
        <w:del w:id="58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highlight w:val="none"/>
            </w:rPr>
            <w:delText>网络分析</w:delText>
          </w:r>
        </w:del>
      </w:ins>
      <w:ins w:id="582" w:author="孙心茹" w:date="2025-10-17T19:02:00Z">
        <w:del w:id="583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highlight w:val="none"/>
            </w:rPr>
            <w:delText>（EGA）</w:delText>
          </w:r>
        </w:del>
      </w:ins>
      <w:ins w:id="584" w:author="孙心茹" w:date="2025-10-07T20:04:00Z">
        <w:del w:id="585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86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考察各测量间的结构关系，并进一步使用</w:delText>
          </w:r>
        </w:del>
      </w:ins>
      <w:ins w:id="587" w:author="孙心茹" w:date="2025-10-07T20:04:00Z">
        <w:del w:id="588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highlight w:val="none"/>
            </w:rPr>
            <w:delText xml:space="preserve"> Bifactor</w:delText>
          </w:r>
        </w:del>
      </w:ins>
      <w:ins w:id="589" w:author="孙心茹" w:date="2025-10-17T19:09:00Z">
        <w:del w:id="590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highlight w:val="none"/>
            </w:rPr>
            <w:delText xml:space="preserve"> M</w:delText>
          </w:r>
        </w:del>
      </w:ins>
      <w:ins w:id="591" w:author="孙心茹" w:date="2025-10-17T19:10:00Z">
        <w:del w:id="592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highlight w:val="none"/>
            </w:rPr>
            <w:delText>odel</w:delText>
          </w:r>
        </w:del>
      </w:ins>
      <w:ins w:id="593" w:author="孙心茹" w:date="2025-10-07T20:04:00Z">
        <w:del w:id="594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595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检验潜在的总体因子。</w:delText>
          </w:r>
        </w:del>
      </w:ins>
    </w:p>
    <w:p w14:paraId="4C9E446C">
      <w:pPr>
        <w:pStyle w:val="6"/>
        <w:ind w:firstLine="420" w:firstLineChars="200"/>
        <w:rPr>
          <w:ins w:id="596" w:author="孙心茹" w:date="2025-10-07T20:04:00Z"/>
          <w:del w:id="597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598" w:author="孙心茹 [2]" w:date="2025-10-19T19:27:32Z">
            <w:rPr>
              <w:ins w:id="599" w:author="孙心茹" w:date="2025-10-07T20:04:00Z"/>
              <w:del w:id="600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601" w:author="孙心茹" w:date="2025-10-07T20:04:00Z">
        <w:del w:id="602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03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其次，为检验积极自我观的多维性，我们</w:delText>
          </w:r>
        </w:del>
      </w:ins>
      <w:ins w:id="604" w:author="孙心茹" w:date="2025-10-17T15:40:00Z">
        <w:del w:id="605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06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使用</w:delText>
          </w:r>
        </w:del>
      </w:ins>
      <w:ins w:id="607" w:author="孙心茹" w:date="2025-10-17T15:40:00Z">
        <w:del w:id="608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highlight w:val="none"/>
            </w:rPr>
            <w:delText>网络分析（EGA）</w:delText>
          </w:r>
        </w:del>
      </w:ins>
      <w:ins w:id="609" w:author="孙心茹" w:date="2025-10-17T15:40:00Z">
        <w:del w:id="610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11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中平均相关度剔除冗余项</w:delText>
          </w:r>
        </w:del>
      </w:ins>
      <w:ins w:id="612" w:author="孙心茹" w:date="2025-10-07T20:04:00Z">
        <w:del w:id="613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14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，以减少噪音干扰，对筛选后的条目</w:delText>
          </w:r>
        </w:del>
      </w:ins>
      <w:ins w:id="615" w:author="孙心茹" w:date="2025-10-17T19:07:00Z">
        <w:del w:id="61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1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自动</w:delText>
          </w:r>
        </w:del>
      </w:ins>
      <w:ins w:id="618" w:author="孙心茹" w:date="2025-10-17T15:41:00Z">
        <w:del w:id="619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20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识别社群结构</w:delText>
          </w:r>
        </w:del>
      </w:ins>
      <w:ins w:id="621" w:author="孙心茹" w:date="2025-10-07T20:04:00Z">
        <w:del w:id="622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23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，以识别其潜在维度。</w:delText>
          </w:r>
        </w:del>
      </w:ins>
    </w:p>
    <w:p w14:paraId="74454EEB">
      <w:pPr>
        <w:pStyle w:val="6"/>
        <w:ind w:firstLine="420" w:firstLineChars="200"/>
        <w:rPr>
          <w:ins w:id="624" w:author="孙心茹" w:date="2025-10-17T19:12:00Z"/>
          <w:del w:id="625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626" w:author="孙心茹 [2]" w:date="2025-10-19T19:27:32Z">
            <w:rPr>
              <w:ins w:id="627" w:author="孙心茹" w:date="2025-10-17T19:12:00Z"/>
              <w:del w:id="628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629" w:author="孙心茹" w:date="2025-10-07T20:04:00Z">
        <w:del w:id="630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31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最后，为检验积极自我观的预测功能，我们采用</w:delText>
          </w:r>
        </w:del>
      </w:ins>
      <w:ins w:id="632" w:author="孙心茹" w:date="2025-10-07T20:04:00Z">
        <w:del w:id="633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highlight w:val="none"/>
            </w:rPr>
            <w:delText>自动机器学习（AutoML）</w:delText>
          </w:r>
        </w:del>
      </w:ins>
      <w:ins w:id="634" w:author="孙心茹" w:date="2025-10-07T20:04:00Z">
        <w:del w:id="635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36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方法，评估积极自我观指标对心理健康水平的预测效度</w:delText>
          </w:r>
        </w:del>
      </w:ins>
      <w:ins w:id="637" w:author="孙心茹" w:date="2025-10-17T15:43:00Z">
        <w:del w:id="638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39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，并根据</w:delText>
          </w:r>
        </w:del>
      </w:ins>
      <w:ins w:id="640" w:author="孙心茹" w:date="2025-10-17T15:43:00Z">
        <w:del w:id="64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highlight w:val="none"/>
            </w:rPr>
            <w:delText>SHAP</w:delText>
          </w:r>
        </w:del>
      </w:ins>
      <w:ins w:id="642" w:author="孙心茹" w:date="2025-10-17T15:43:00Z">
        <w:del w:id="643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644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值评估条目的功能贡献。</w:delText>
          </w:r>
        </w:del>
      </w:ins>
    </w:p>
    <w:p w14:paraId="6182AA9A">
      <w:pPr>
        <w:pStyle w:val="6"/>
        <w:ind w:firstLine="420" w:firstLineChars="200"/>
        <w:rPr>
          <w:ins w:id="645" w:author="孙心茹" w:date="2025-10-17T19:12:00Z"/>
          <w:del w:id="646" w:author="孙心茹 [2]" w:date="2025-10-19T19:24:4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647" w:author="孙心茹 [2]" w:date="2025-10-19T19:27:32Z">
            <w:rPr>
              <w:ins w:id="648" w:author="孙心茹" w:date="2025-10-17T19:12:00Z"/>
              <w:del w:id="649" w:author="孙心茹 [2]" w:date="2025-10-19T19:24:42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</w:p>
    <w:p w14:paraId="5786C5EA">
      <w:pPr>
        <w:pStyle w:val="6"/>
        <w:ind w:firstLine="420" w:firstLineChars="200"/>
        <w:rPr>
          <w:ins w:id="650" w:author="孙心茹" w:date="2025-10-17T19:12:00Z"/>
          <w:del w:id="651" w:author="孙心茹 [2]" w:date="2025-10-19T19:24:4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652" w:author="孙心茹 [2]" w:date="2025-10-19T19:27:32Z">
            <w:rPr>
              <w:ins w:id="653" w:author="孙心茹" w:date="2025-10-17T19:12:00Z"/>
              <w:del w:id="654" w:author="孙心茹 [2]" w:date="2025-10-19T19:24:42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</w:p>
    <w:p w14:paraId="0C2A0B39">
      <w:pPr>
        <w:pStyle w:val="6"/>
        <w:ind w:firstLine="420" w:firstLineChars="200"/>
        <w:rPr>
          <w:ins w:id="655" w:author="孙心茹" w:date="2025-10-17T19:12:00Z"/>
          <w:del w:id="656" w:author="孙心茹 [2]" w:date="2025-10-19T19:24:41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657" w:author="孙心茹 [2]" w:date="2025-10-19T19:27:32Z">
            <w:rPr>
              <w:ins w:id="658" w:author="孙心茹" w:date="2025-10-17T19:12:00Z"/>
              <w:del w:id="659" w:author="孙心茹 [2]" w:date="2025-10-19T19:24:41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</w:p>
    <w:p w14:paraId="228C6B5A">
      <w:pPr>
        <w:pStyle w:val="6"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rPrChange w:id="660" w:author="孙心茹 [2]" w:date="2025-10-19T19:27:32Z">
            <w:rPr>
              <w:rFonts w:hint="default" w:cstheme="minorBidi"/>
              <w:b w:val="0"/>
              <w:bCs w:val="0"/>
              <w:kern w:val="2"/>
              <w:sz w:val="21"/>
              <w:szCs w:val="24"/>
            </w:rPr>
          </w:rPrChange>
        </w:rPr>
      </w:pPr>
      <w:del w:id="661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62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相关分析网络分析</w:delText>
        </w:r>
      </w:del>
      <w:del w:id="663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64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B</w:delText>
        </w:r>
      </w:del>
      <w:del w:id="665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66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 xml:space="preserve">ifactor </w:delText>
        </w:r>
      </w:del>
      <w:del w:id="667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68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M</w:delText>
        </w:r>
      </w:del>
      <w:del w:id="669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70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odel分析；</w:delText>
        </w:r>
      </w:del>
      <w:del w:id="671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72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EFA</w:delText>
        </w:r>
      </w:del>
      <w:del w:id="673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74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分析；</w:delText>
        </w:r>
      </w:del>
      <w:del w:id="675" w:author="孙心茹" w:date="2025-10-07T20:04:00Z">
        <w:r>
          <w:rPr>
            <w:rFonts w:hint="eastAsia" w:cstheme="minorBidi"/>
            <w:b w:val="0"/>
            <w:bCs w:val="0"/>
            <w:kern w:val="2"/>
            <w:sz w:val="21"/>
            <w:szCs w:val="24"/>
            <w:rPrChange w:id="676" w:author="孙心茹 [2]" w:date="2025-10-19T19:27:32Z">
              <w:rPr>
                <w:rFonts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自动机器学习</w:delText>
        </w:r>
      </w:del>
      <w:del w:id="677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78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AutoML</w:delText>
        </w:r>
      </w:del>
      <w:del w:id="679" w:author="孙心茹" w:date="2025-10-07T20:04:00Z">
        <w:r>
          <w:rPr>
            <w:rFonts w:hint="eastAsia" w:cstheme="minorBidi"/>
            <w:b w:val="0"/>
            <w:bCs w:val="0"/>
            <w:kern w:val="2"/>
            <w:sz w:val="21"/>
            <w:szCs w:val="24"/>
            <w:rPrChange w:id="680" w:author="孙心茹 [2]" w:date="2025-10-19T19:27:32Z">
              <w:rPr>
                <w:rFonts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。</w:delText>
        </w:r>
      </w:del>
    </w:p>
    <w:p w14:paraId="7E7C053B">
      <w:pPr>
        <w:pStyle w:val="3"/>
        <w:rPr>
          <w:rFonts w:hint="eastAsia" w:ascii="宋体" w:hAnsi="宋体" w:eastAsia="宋体" w:cs="Times New Roman"/>
          <w:b/>
          <w:bCs/>
          <w:sz w:val="27"/>
          <w:szCs w:val="27"/>
          <w:lang w:bidi="ar"/>
        </w:rPr>
      </w:pPr>
      <w:ins w:id="681" w:author="孙心茹 [2]" w:date="2025-10-19T19:24:37Z">
        <w:r>
          <w:rPr>
            <w:rFonts w:hint="eastAsia" w:ascii="宋体" w:hAnsi="宋体" w:eastAsia="宋体" w:cs="Times New Roman"/>
            <w:b/>
            <w:bCs/>
            <w:sz w:val="27"/>
            <w:szCs w:val="27"/>
            <w:lang w:val="en-US" w:eastAsia="zh-CN" w:bidi="ar"/>
          </w:rPr>
          <w:t xml:space="preserve">3 </w:t>
        </w:r>
      </w:ins>
      <w:commentRangeStart w:id="6"/>
      <w:r>
        <w:rPr>
          <w:rFonts w:hint="eastAsia" w:ascii="宋体" w:hAnsi="宋体" w:eastAsia="宋体" w:cs="Times New Roman"/>
          <w:b/>
          <w:bCs/>
          <w:sz w:val="27"/>
          <w:szCs w:val="27"/>
          <w:lang w:bidi="ar"/>
        </w:rPr>
        <w:t>Results</w:t>
      </w:r>
      <w:commentRangeEnd w:id="6"/>
      <w:r>
        <w:rPr>
          <w:rFonts w:hint="eastAsia" w:ascii="宋体" w:hAnsi="宋体" w:eastAsia="宋体" w:cs="Times New Roman"/>
          <w:kern w:val="0"/>
        </w:rPr>
        <w:commentReference w:id="6"/>
      </w:r>
    </w:p>
    <w:p w14:paraId="214C6AC3">
      <w:pPr>
        <w:pStyle w:val="6"/>
        <w:ind w:firstLine="0" w:firstLineChars="0"/>
        <w:rPr>
          <w:ins w:id="682" w:author="孙心茹 [2]" w:date="2025-10-19T19:25:18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683" w:author="孙心茹 [2]" w:date="2025-10-19T19:24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3.</w:t>
        </w:r>
      </w:ins>
      <w:ins w:id="684" w:author="孙心茹 [2]" w:date="2025-10-19T19:24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1 </w:t>
        </w:r>
      </w:ins>
      <w:ins w:id="685" w:author="孙心茹 [2]" w:date="2025-10-19T19:25:1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Structural Characteristics of Positive Self-View</w:t>
        </w:r>
      </w:ins>
    </w:p>
    <w:p w14:paraId="4897CE69">
      <w:pPr>
        <w:pStyle w:val="6"/>
        <w:ind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686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相关分析表明</w:t>
        </w:r>
      </w:ins>
      <w:ins w:id="687" w:author="孙心茹" w:date="2025-10-06T17:26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，</w:t>
        </w:r>
      </w:ins>
      <w:ins w:id="688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自我报告数据内部相关高</w:t>
        </w:r>
      </w:ins>
      <w:ins w:id="689" w:author="孙心茹" w:date="2025-10-06T17:26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，</w:t>
        </w:r>
      </w:ins>
      <w:ins w:id="690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行为任务指标内部关联弱</w:t>
        </w:r>
      </w:ins>
      <w:ins w:id="691" w:author="孙心茹" w:date="2025-10-06T17:27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，</w:t>
        </w:r>
      </w:ins>
      <w:ins w:id="692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行为任务指标自我报告与行为任务之间相关性较低，</w:t>
        </w:r>
      </w:ins>
      <w:ins w:id="693" w:author="孙心茹" w:date="2025-10-06T17:27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二者</w:t>
        </w:r>
      </w:ins>
      <w:ins w:id="694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反映积极自我</w:t>
        </w:r>
      </w:ins>
      <w:ins w:id="695" w:author="孙心茹" w:date="2025-10-06T17:27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观</w:t>
        </w:r>
      </w:ins>
      <w:ins w:id="696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的不同方面</w:t>
        </w:r>
      </w:ins>
      <w:ins w:id="697" w:author="孙心茹" w:date="2025-10-06T17:27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；</w:t>
        </w:r>
      </w:ins>
      <w:ins w:id="698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网络分析进一步验证</w:t>
        </w:r>
      </w:ins>
      <w:ins w:id="699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00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自我报告与行为任务之间在结构层面呈现出明显的分离状态</w:t>
        </w:r>
      </w:ins>
      <w:ins w:id="701" w:author="孙心茹" w:date="2025-10-06T17:28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；</w:t>
        </w:r>
      </w:ins>
      <w:ins w:id="702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Bifactor Model</w:t>
        </w:r>
      </w:ins>
      <w:ins w:id="703" w:author="孙心茹" w:date="2025-10-06T17:29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结果表明积极自我观</w:t>
        </w:r>
      </w:ins>
      <w:ins w:id="704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主要由各特定领域的特异因子驱动</w:t>
        </w:r>
      </w:ins>
      <w:ins w:id="705" w:author="孙心茹" w:date="2025-10-06T17:29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，</w:t>
        </w:r>
      </w:ins>
      <w:ins w:id="706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更适合被理解为一个</w:t>
        </w:r>
      </w:ins>
      <w:ins w:id="707" w:author="孙心茹" w:date="2025-10-07T19:5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家族</w:t>
        </w:r>
      </w:ins>
      <w:ins w:id="708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式构念。</w:t>
        </w:r>
      </w:ins>
    </w:p>
    <w:p w14:paraId="051EA674">
      <w:pPr>
        <w:pStyle w:val="6"/>
        <w:ind w:firstLine="420" w:firstLineChars="20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图1 自我报告数据相关分析</w:t>
      </w:r>
    </w:p>
    <w:p w14:paraId="0D080B12">
      <w:pPr>
        <w:pStyle w:val="6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288030" cy="2719070"/>
            <wp:effectExtent l="0" t="0" r="13970" b="24130"/>
            <wp:docPr id="4" name="图片 4" descr="截屏2025-08-02 19.18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08-02 19.18.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CF39">
      <w:pPr>
        <w:pStyle w:val="6"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 xml:space="preserve"> 图2  行为任务指标相关分析</w:t>
      </w:r>
    </w:p>
    <w:p w14:paraId="2D1AAE2D">
      <w:pPr>
        <w:pStyle w:val="6"/>
        <w:ind w:firstLine="480" w:firstLineChars="200"/>
      </w:pPr>
      <w:r>
        <w:drawing>
          <wp:inline distT="0" distB="0" distL="114300" distR="114300">
            <wp:extent cx="3543935" cy="2988945"/>
            <wp:effectExtent l="0" t="0" r="12065" b="8255"/>
            <wp:docPr id="18" name="图片 18" descr="截屏2025-08-02 19.19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截屏2025-08-02 19.19.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A21F">
      <w:pPr>
        <w:pStyle w:val="6"/>
        <w:ind w:firstLine="420" w:firstLineChars="200"/>
        <w:rPr>
          <w:rFonts w:hint="eastAsia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图3 自我报告数据与行为任务指标相关分析</w:t>
      </w:r>
    </w:p>
    <w:p w14:paraId="381892D9">
      <w:pPr>
        <w:pStyle w:val="6"/>
        <w:ind w:firstLine="480" w:firstLineChars="2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340100" cy="2679065"/>
            <wp:effectExtent l="0" t="0" r="12700" b="13335"/>
            <wp:docPr id="2" name="图片 2" descr="截屏2025-08-02 19.17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8-02 19.17.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2BE4">
      <w:pPr>
        <w:pStyle w:val="6"/>
        <w:ind w:firstLine="420" w:firstLineChars="200"/>
        <w:rPr>
          <w:rFonts w:hint="default" w:cstheme="minorBidi"/>
          <w:b w:val="0"/>
          <w:bCs w:val="0"/>
          <w:kern w:val="2"/>
          <w:sz w:val="21"/>
          <w:szCs w:val="24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图4 自我报告数据与行为任务指标间网络分析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/>
        </w:rPr>
        <w:t>(EGA)</w:t>
      </w:r>
    </w:p>
    <w:p w14:paraId="1C37BA4B">
      <w:pPr>
        <w:pStyle w:val="6"/>
        <w:ind w:firstLine="480" w:firstLineChars="200"/>
      </w:pPr>
      <w:r>
        <w:drawing>
          <wp:inline distT="0" distB="0" distL="114300" distR="114300">
            <wp:extent cx="3598545" cy="2147570"/>
            <wp:effectExtent l="0" t="0" r="8255" b="11430"/>
            <wp:docPr id="11" name="图片 11" descr="截屏2025-07-10 14.26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5-07-10 14.26.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EAC1">
      <w:pPr>
        <w:pStyle w:val="6"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图5 所有条目进行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/>
        </w:rPr>
        <w:t>B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ifactor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/>
        </w:rPr>
        <w:t xml:space="preserve"> M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odel分析（提取共同因子，检验是否是家族式构念）</w:t>
      </w:r>
    </w:p>
    <w:p w14:paraId="187B5D39">
      <w:pPr>
        <w:pStyle w:val="6"/>
        <w:ind w:firstLine="480" w:firstLineChars="20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r>
        <w:drawing>
          <wp:inline distT="0" distB="0" distL="114300" distR="114300">
            <wp:extent cx="4464050" cy="2491105"/>
            <wp:effectExtent l="0" t="0" r="6350" b="23495"/>
            <wp:docPr id="3" name="图片 3" descr="截屏2025-08-07 17.24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08-07 17.24.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7813">
      <w:pPr>
        <w:pStyle w:val="6"/>
        <w:ind w:firstLine="0" w:firstLineChars="0"/>
        <w:rPr>
          <w:ins w:id="709" w:author="孙心茹 [2]" w:date="2025-10-19T19:25:3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710" w:author="孙心茹 [2]" w:date="2025-10-19T19:24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3.2 </w:t>
        </w:r>
      </w:ins>
      <w:ins w:id="711" w:author="孙心茹 [2]" w:date="2025-10-19T19:25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Dimensional Structure of Positive Self-View</w:t>
        </w:r>
      </w:ins>
    </w:p>
    <w:p w14:paraId="6BB4201E">
      <w:pPr>
        <w:pStyle w:val="6"/>
        <w:ind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712" w:author="孙心茹" w:date="2025-10-07T16:2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13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在第一步分析的基础上利用</w:t>
        </w:r>
      </w:ins>
      <w:ins w:id="714" w:author="孙心茹" w:date="2025-10-17T15:50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15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网络分析（</w:t>
        </w:r>
      </w:ins>
      <w:ins w:id="716" w:author="孙心茹" w:date="2025-10-17T15:50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17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EGA</w:t>
        </w:r>
      </w:ins>
      <w:ins w:id="718" w:author="孙心茹" w:date="2025-10-17T15:50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19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）</w:t>
        </w:r>
      </w:ins>
      <w:ins w:id="720" w:author="孙心茹" w:date="2025-10-07T16:2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21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对</w:t>
        </w:r>
      </w:ins>
      <w:ins w:id="722" w:author="孙心茹" w:date="2025-10-07T16:23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23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全部测量条目进行筛选，排除</w:t>
        </w:r>
      </w:ins>
      <w:ins w:id="724" w:author="孙心茹" w:date="2025-10-17T18:40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25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冗余条目，</w:t>
        </w:r>
      </w:ins>
      <w:ins w:id="726" w:author="孙心茹" w:date="2025-10-17T18:4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27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识别到了7个社群</w:t>
        </w:r>
      </w:ins>
      <w:ins w:id="728" w:author="孙心茹 [2]" w:date="2025-10-19T19:22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，</w:t>
        </w:r>
      </w:ins>
      <w:ins w:id="729" w:author="孙心茹 [2]" w:date="2025-10-19T19:22:2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分别为自我清晰与积极期望、自我掌控与道德自我、核心自尊与社会自我、防御性自我增强、积极自我加工、印象管理、道德形象。</w:t>
        </w:r>
      </w:ins>
      <w:ins w:id="730" w:author="孙心茹" w:date="2025-10-17T18:4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31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结果表明</w:t>
        </w:r>
      </w:ins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732" w:author="孙心茹 [2]" w:date="2025-10-19T19:27:32Z"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积极自我观并非单一维度，而是由若干相对独立的</w:t>
      </w:r>
      <w:ins w:id="733" w:author="孙心茹" w:date="2025-10-17T18:4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34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维度</w:t>
        </w:r>
      </w:ins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735" w:author="孙心茹 [2]" w:date="2025-10-19T19:27:32Z"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组成</w:t>
      </w:r>
      <w:ins w:id="736" w:author="孙心茹" w:date="2025-10-07T16:2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37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；</w:t>
        </w:r>
      </w:ins>
      <w:ins w:id="738" w:author="孙心茹" w:date="2025-10-07T16:2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39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整体拟合指标显示模型拟合良好</w:t>
        </w:r>
      </w:ins>
      <w:ins w:id="740" w:author="孙心茹" w:date="2025-10-07T16:2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41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。</w:t>
        </w:r>
      </w:ins>
    </w:p>
    <w:p w14:paraId="4AC84EE9">
      <w:pPr>
        <w:pStyle w:val="6"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</w:pPr>
    </w:p>
    <w:p w14:paraId="23C89988">
      <w:pPr>
        <w:pStyle w:val="6"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</w:pPr>
    </w:p>
    <w:p w14:paraId="286474DA">
      <w:pPr>
        <w:pStyle w:val="6"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</w:pPr>
    </w:p>
    <w:p w14:paraId="5F9A52B5">
      <w:pPr>
        <w:pStyle w:val="6"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</w:pPr>
    </w:p>
    <w:p w14:paraId="5AC9F8EC">
      <w:pPr>
        <w:pStyle w:val="6"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</w:pPr>
    </w:p>
    <w:p w14:paraId="7DD66139">
      <w:pPr>
        <w:pStyle w:val="6"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图6 网络分析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/>
        </w:rPr>
        <w:t>(EGA)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提取社群</w:t>
      </w:r>
    </w:p>
    <w:p w14:paraId="568F4F2F">
      <w:pPr>
        <w:pStyle w:val="6"/>
        <w:ind w:firstLine="480" w:firstLineChars="20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r>
        <w:drawing>
          <wp:inline distT="0" distB="0" distL="114300" distR="114300">
            <wp:extent cx="4006850" cy="2120265"/>
            <wp:effectExtent l="0" t="0" r="635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7AE2">
      <w:pPr>
        <w:pStyle w:val="6"/>
        <w:ind w:firstLine="0" w:firstLineChars="0"/>
        <w:rPr>
          <w:ins w:id="742" w:author="孙心茹 [2]" w:date="2025-10-19T19:26:08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743" w:author="孙心茹 [2]" w:date="2025-10-19T19:25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3.3</w:t>
        </w:r>
      </w:ins>
      <w:ins w:id="744" w:author="孙心茹 [2]" w:date="2025-10-19T19:25:5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 </w:t>
        </w:r>
      </w:ins>
      <w:ins w:id="745" w:author="孙心茹 [2]" w:date="2025-10-19T19:26:01Z">
        <w:r>
          <w:rPr>
            <w:rFonts w:hint="eastAsia" w:cstheme="minorBidi"/>
            <w:kern w:val="2"/>
            <w:sz w:val="21"/>
          </w:rPr>
          <w:t>Predictive Validity of Positive Self-View for Mental Health</w:t>
        </w:r>
      </w:ins>
    </w:p>
    <w:p w14:paraId="04720CEA">
      <w:pPr>
        <w:pStyle w:val="3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bidi="ar"/>
        </w:rPr>
      </w:pPr>
      <w:ins w:id="746" w:author="孙心茹" w:date="2025-10-07T16:27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利用</w:t>
        </w:r>
      </w:ins>
      <w:ins w:id="747" w:author="孙心茹" w:date="2025-10-17T18:41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全部</w:t>
        </w:r>
      </w:ins>
      <w:ins w:id="748" w:author="孙心茹" w:date="2025-10-07T16:27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条目进行预测分析。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自动机器学习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749" w:author="孙心茹 [2]" w:date="2025-10-19T19:27:32Z"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A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uto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750" w:author="孙心茹 [2]" w:date="2025-10-19T19:27:32Z"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ML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结果显示，积极自我观对个体心理健康预测</w:t>
      </w:r>
      <w:ins w:id="751" w:author="孙心茹" w:date="2025-10-17T18:42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能力有限</w:t>
        </w:r>
      </w:ins>
      <w:del w:id="752" w:author="孙心茹" w:date="2025-10-17T18:42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效果较差</w:delText>
        </w:r>
      </w:del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。</w:t>
      </w:r>
      <w:ins w:id="753" w:author="孙心茹" w:date="2025-10-17T18:42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在预测模型中，</w:t>
        </w:r>
      </w:ins>
      <w:ins w:id="754" w:author="孙心茹" w:date="2025-10-17T19:11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“</w:t>
        </w:r>
      </w:ins>
      <w:ins w:id="755" w:author="孙心茹" w:date="2025-10-17T18:42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积极自我加工</w:t>
        </w:r>
      </w:ins>
      <w:ins w:id="756" w:author="孙心茹" w:date="2025-10-17T19:11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”社群的部分</w:t>
        </w:r>
      </w:ins>
      <w:ins w:id="757" w:author="孙心茹" w:date="2025-10-17T18:42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条目表现出显著的特征重要性（SHAP值），与EGA分析中得到的稳定社群相吻合。部分在EGA中被筛除的条目</w:t>
        </w:r>
      </w:ins>
      <w:ins w:id="758" w:author="孙心茹" w:date="2025-10-17T19:11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（</w:t>
        </w:r>
      </w:ins>
      <w:ins w:id="759" w:author="孙心茹" w:date="2025-10-17T18:42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尤</w:t>
        </w:r>
      </w:ins>
      <w:ins w:id="760" w:author="孙心茹" w:date="2025-10-17T18:4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bidi="ar"/>
          </w:rPr>
          <w:t>其是来自行为任务</w:t>
        </w:r>
      </w:ins>
      <w:ins w:id="761" w:author="孙心茹" w:date="2025-10-17T19:1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bidi="ar"/>
          </w:rPr>
          <w:t>）</w:t>
        </w:r>
      </w:ins>
      <w:ins w:id="762" w:author="孙心茹" w:date="2025-10-17T18:4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bidi="ar"/>
          </w:rPr>
          <w:t>在预测模型中表现出较高的重要性。</w:t>
        </w:r>
      </w:ins>
    </w:p>
    <w:p w14:paraId="5C4CBF5D">
      <w:pPr>
        <w:pStyle w:val="6"/>
        <w:ind w:firstLine="420" w:firstLineChars="200"/>
        <w:rPr>
          <w:rFonts w:hint="default" w:cstheme="minorBidi"/>
          <w:b w:val="0"/>
          <w:bCs w:val="0"/>
          <w:kern w:val="2"/>
          <w:sz w:val="21"/>
          <w:szCs w:val="24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图7 前20个具有高贡献作用的条目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/>
        </w:rPr>
        <w:t>(SHAP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/>
        </w:rPr>
        <w:t>值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/>
        </w:rPr>
        <w:t>)</w:t>
      </w:r>
    </w:p>
    <w:p w14:paraId="71AABC3C">
      <w:pPr>
        <w:rPr>
          <w:rFonts w:hint="default" w:eastAsiaTheme="minorEastAsia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"/>
        </w:rPr>
        <w:t xml:space="preserve"> 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160395" cy="3184525"/>
            <wp:effectExtent l="0" t="0" r="14605" b="15875"/>
            <wp:docPr id="5" name="图片 5" descr="6ece8d41fb0dfae0295591c8e2add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ece8d41fb0dfae0295591c8e2add6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84B4">
      <w:pPr>
        <w:pStyle w:val="3"/>
        <w:rPr>
          <w:rFonts w:hint="eastAsia" w:ascii="宋体" w:hAnsi="宋体" w:eastAsia="宋体" w:cs="Times New Roman"/>
          <w:sz w:val="27"/>
          <w:lang w:bidi="ar"/>
        </w:rPr>
      </w:pPr>
      <w:ins w:id="763" w:author="孙心茹 [2]" w:date="2025-10-19T19:26:12Z">
        <w:r>
          <w:rPr>
            <w:rFonts w:hint="eastAsia" w:ascii="宋体" w:hAnsi="宋体" w:eastAsia="宋体" w:cs="Times New Roman"/>
            <w:sz w:val="27"/>
            <w:lang w:val="en-US" w:eastAsia="zh-CN" w:bidi="ar"/>
          </w:rPr>
          <w:t xml:space="preserve">4 </w:t>
        </w:r>
      </w:ins>
      <w:commentRangeStart w:id="7"/>
      <w:r>
        <w:rPr>
          <w:rFonts w:hint="eastAsia" w:ascii="宋体" w:hAnsi="宋体" w:eastAsia="宋体" w:cs="Times New Roman"/>
          <w:sz w:val="27"/>
          <w:lang w:bidi="ar"/>
        </w:rPr>
        <w:t>Discussion</w:t>
      </w:r>
      <w:commentRangeEnd w:id="7"/>
      <w:r>
        <w:rPr>
          <w:rFonts w:hint="eastAsia" w:ascii="宋体" w:hAnsi="宋体" w:eastAsia="宋体" w:cs="Times New Roman"/>
          <w:b/>
          <w:bCs/>
          <w:kern w:val="0"/>
          <w:sz w:val="27"/>
          <w:lang w:bidi="ar"/>
        </w:rPr>
        <w:commentReference w:id="7"/>
      </w:r>
    </w:p>
    <w:p w14:paraId="23BC63D6">
      <w:pPr>
        <w:pStyle w:val="6"/>
        <w:widowControl/>
        <w:ind w:firstLine="420" w:firstLineChars="200"/>
        <w:rPr>
          <w:del w:id="764" w:author="孙心茹" w:date="2025-10-07T17:30:00Z"/>
          <w:rFonts w:hint="eastAsia" w:cstheme="minorBidi"/>
          <w:kern w:val="2"/>
          <w:sz w:val="21"/>
        </w:rPr>
      </w:pPr>
      <w:del w:id="765" w:author="孙心茹" w:date="2025-10-07T17:30:00Z">
        <w:r>
          <w:rPr>
            <w:rFonts w:hint="eastAsia" w:cstheme="minorBidi"/>
            <w:kern w:val="2"/>
            <w:sz w:val="21"/>
          </w:rPr>
          <w:delText>个体的积极自我认知在</w:delText>
        </w:r>
        <w:commentRangeStart w:id="8"/>
        <w:r>
          <w:rPr>
            <w:rFonts w:hint="eastAsia" w:cstheme="minorBidi"/>
            <w:kern w:val="2"/>
            <w:sz w:val="21"/>
          </w:rPr>
          <w:delText>trail</w:delText>
        </w:r>
        <w:commentRangeEnd w:id="8"/>
      </w:del>
      <w:del w:id="766" w:author="孙心茹" w:date="2025-10-07T17:30:00Z">
        <w:r>
          <w:rPr>
            <w:rFonts w:hint="eastAsia" w:cstheme="minorBidi"/>
            <w:kern w:val="2"/>
            <w:sz w:val="21"/>
          </w:rPr>
          <w:commentReference w:id="8"/>
        </w:r>
      </w:del>
      <w:del w:id="767" w:author="孙心茹" w:date="2025-10-07T17:30:00Z">
        <w:r>
          <w:rPr>
            <w:rFonts w:hint="eastAsia" w:cstheme="minorBidi"/>
            <w:kern w:val="2"/>
            <w:sz w:val="21"/>
          </w:rPr>
          <w:delText>层面和</w:delText>
        </w:r>
        <w:commentRangeStart w:id="9"/>
        <w:r>
          <w:rPr>
            <w:rFonts w:hint="eastAsia" w:cstheme="minorBidi"/>
            <w:kern w:val="2"/>
            <w:sz w:val="21"/>
          </w:rPr>
          <w:delText>self-belief层</w:delText>
        </w:r>
        <w:commentRangeEnd w:id="9"/>
      </w:del>
      <w:del w:id="768" w:author="孙心茹" w:date="2025-10-07T17:30:00Z">
        <w:r>
          <w:rPr>
            <w:rFonts w:hint="eastAsia" w:cstheme="minorBidi"/>
            <w:kern w:val="2"/>
            <w:sz w:val="21"/>
          </w:rPr>
          <w:commentReference w:id="9"/>
        </w:r>
      </w:del>
      <w:del w:id="769" w:author="孙心茹" w:date="2025-10-07T17:30:00Z">
        <w:r>
          <w:rPr>
            <w:rFonts w:hint="eastAsia" w:cstheme="minorBidi"/>
            <w:kern w:val="2"/>
            <w:sz w:val="21"/>
          </w:rPr>
          <w:delText>面存在分离现象。</w:delText>
        </w:r>
      </w:del>
    </w:p>
    <w:p w14:paraId="39883871">
      <w:pPr>
        <w:pStyle w:val="6"/>
        <w:widowControl/>
        <w:ind w:firstLine="420" w:firstLineChars="200"/>
        <w:rPr>
          <w:del w:id="770" w:author="孙心茹" w:date="2025-10-07T17:30:00Z"/>
          <w:rFonts w:hint="eastAsia" w:cstheme="minorBidi"/>
          <w:kern w:val="2"/>
          <w:sz w:val="21"/>
        </w:rPr>
      </w:pPr>
    </w:p>
    <w:p w14:paraId="5295DC91">
      <w:pPr>
        <w:pStyle w:val="6"/>
        <w:widowControl/>
        <w:ind w:firstLine="420" w:firstLineChars="200"/>
        <w:rPr>
          <w:del w:id="771" w:author="孙心茹" w:date="2025-10-07T17:30:00Z"/>
          <w:rFonts w:hint="eastAsia" w:cstheme="minorBidi"/>
          <w:kern w:val="2"/>
          <w:sz w:val="21"/>
        </w:rPr>
      </w:pPr>
      <w:del w:id="772" w:author="孙心茹" w:date="2025-10-07T17:30:00Z">
        <w:r>
          <w:rPr>
            <w:rFonts w:hint="eastAsia" w:cstheme="minorBidi"/>
            <w:kern w:val="2"/>
            <w:sz w:val="21"/>
          </w:rPr>
          <w:delText>预测效果较差可能的原因（测量层面）。</w:delText>
        </w:r>
      </w:del>
    </w:p>
    <w:p w14:paraId="2844ADF7">
      <w:pPr>
        <w:pStyle w:val="6"/>
        <w:widowControl/>
        <w:ind w:firstLine="420" w:firstLineChars="200"/>
        <w:rPr>
          <w:del w:id="773" w:author="孙心茹" w:date="2025-10-07T17:30:00Z"/>
          <w:rFonts w:hint="eastAsia" w:cstheme="minorBidi"/>
          <w:kern w:val="2"/>
          <w:sz w:val="21"/>
        </w:rPr>
      </w:pPr>
    </w:p>
    <w:p w14:paraId="55A5A41C">
      <w:pPr>
        <w:pStyle w:val="6"/>
        <w:widowControl/>
        <w:ind w:firstLine="420" w:firstLineChars="200"/>
        <w:rPr>
          <w:del w:id="774" w:author="孙心茹" w:date="2025-10-07T17:30:00Z"/>
          <w:rFonts w:hint="eastAsia" w:cstheme="minorBidi"/>
          <w:kern w:val="2"/>
          <w:sz w:val="21"/>
        </w:rPr>
      </w:pPr>
      <w:del w:id="775" w:author="孙心茹" w:date="2025-10-07T17:30:00Z">
        <w:r>
          <w:rPr>
            <w:rFonts w:hint="eastAsia" w:cstheme="minorBidi"/>
            <w:kern w:val="2"/>
            <w:sz w:val="21"/>
          </w:rPr>
          <w:delText>方法学的改进（AutoML）。</w:delText>
        </w:r>
      </w:del>
    </w:p>
    <w:p w14:paraId="453543AE">
      <w:pPr>
        <w:pStyle w:val="6"/>
        <w:widowControl/>
        <w:ind w:firstLine="420" w:firstLineChars="200"/>
        <w:rPr>
          <w:ins w:id="776" w:author="孙心茹" w:date="2025-10-07T17:32:00Z"/>
          <w:rFonts w:hint="eastAsia" w:cstheme="minorBidi"/>
          <w:kern w:val="2"/>
          <w:sz w:val="21"/>
        </w:rPr>
      </w:pPr>
      <w:ins w:id="777" w:author="孙心茹" w:date="2025-10-07T17:31:00Z">
        <w:r>
          <w:rPr>
            <w:rFonts w:hint="eastAsia" w:cstheme="minorBidi"/>
            <w:kern w:val="2"/>
            <w:sz w:val="21"/>
          </w:rPr>
          <w:t>本研究通过数据驱动方法揭示了积极自我观在结构上的核心发现，</w:t>
        </w:r>
      </w:ins>
      <w:ins w:id="778" w:author="孙心茹" w:date="2025-10-07T17:32:00Z">
        <w:r>
          <w:rPr>
            <w:rFonts w:hint="eastAsia" w:cstheme="minorBidi"/>
            <w:kern w:val="2"/>
            <w:sz w:val="21"/>
          </w:rPr>
          <w:t>这些结果共同表明，积极自我观不是单一因子，而是整合多层心理机制的复杂系统。</w:t>
        </w:r>
      </w:ins>
    </w:p>
    <w:p w14:paraId="0ABD5EFF">
      <w:pPr>
        <w:pStyle w:val="6"/>
        <w:widowControl/>
        <w:ind w:firstLine="420" w:firstLineChars="200"/>
        <w:rPr>
          <w:ins w:id="779" w:author="孙心茹" w:date="2025-10-17T18:50:00Z"/>
          <w:rFonts w:hint="eastAsia" w:cstheme="minorBidi"/>
          <w:kern w:val="2"/>
          <w:sz w:val="21"/>
        </w:rPr>
      </w:pPr>
      <w:ins w:id="780" w:author="孙心茹" w:date="2025-10-07T20:10:00Z">
        <w:r>
          <w:rPr>
            <w:rFonts w:hint="eastAsia" w:cstheme="minorBidi"/>
            <w:kern w:val="2"/>
            <w:sz w:val="21"/>
          </w:rPr>
          <w:t>在功能层面，</w:t>
        </w:r>
      </w:ins>
      <w:ins w:id="781" w:author="孙心茹" w:date="2025-10-07T20:11:00Z">
        <w:r>
          <w:rPr>
            <w:rFonts w:hint="eastAsia" w:cstheme="minorBidi"/>
            <w:kern w:val="2"/>
            <w:sz w:val="21"/>
          </w:rPr>
          <w:t>积极自我观对心理健康的预测力有限</w:t>
        </w:r>
      </w:ins>
      <w:ins w:id="782" w:author="孙心茹" w:date="2025-10-07T20:12:00Z">
        <w:r>
          <w:rPr>
            <w:rFonts w:hint="eastAsia" w:cstheme="minorBidi"/>
            <w:kern w:val="2"/>
            <w:sz w:val="21"/>
          </w:rPr>
          <w:t>。</w:t>
        </w:r>
      </w:ins>
      <w:ins w:id="783" w:author="孙心茹" w:date="2025-10-07T20:17:00Z">
        <w:r>
          <w:rPr>
            <w:rFonts w:hint="eastAsia" w:cstheme="minorBidi"/>
            <w:kern w:val="2"/>
            <w:sz w:val="21"/>
          </w:rPr>
          <w:t>提示其作用机制可能并非直接影响健康水平，在积极自我</w:t>
        </w:r>
      </w:ins>
      <w:ins w:id="784" w:author="孙心茹" w:date="2025-10-07T20:18:00Z">
        <w:r>
          <w:rPr>
            <w:rFonts w:hint="eastAsia" w:cstheme="minorBidi"/>
            <w:kern w:val="2"/>
            <w:sz w:val="21"/>
          </w:rPr>
          <w:t>观与心理健康之间存在</w:t>
        </w:r>
      </w:ins>
      <w:ins w:id="785" w:author="孙心茹" w:date="2025-10-07T20:17:00Z">
        <w:r>
          <w:rPr>
            <w:rFonts w:hint="eastAsia" w:cstheme="minorBidi"/>
            <w:kern w:val="2"/>
            <w:sz w:val="21"/>
          </w:rPr>
          <w:t>更复杂的心理过程。</w:t>
        </w:r>
      </w:ins>
    </w:p>
    <w:p w14:paraId="058ECD9C">
      <w:pPr>
        <w:pStyle w:val="6"/>
        <w:widowControl/>
        <w:ind w:firstLine="420" w:firstLineChars="200"/>
        <w:rPr>
          <w:ins w:id="786" w:author="孙心茹" w:date="2025-10-07T17:33:00Z"/>
          <w:rFonts w:hint="eastAsia" w:cstheme="minorBidi"/>
          <w:kern w:val="2"/>
          <w:sz w:val="21"/>
        </w:rPr>
      </w:pPr>
      <w:ins w:id="787" w:author="孙心茹" w:date="2025-10-17T18:50:00Z">
        <w:r>
          <w:rPr>
            <w:rFonts w:hint="eastAsia" w:cstheme="minorBidi"/>
            <w:kern w:val="2"/>
            <w:sz w:val="21"/>
          </w:rPr>
          <w:t>除此之外，积极自我加工具有一定的隐性贡献。行为任务指标虽然与自我报告数据之间的相关度较低，但在功能层面上对心理健康变量具有独立预测力，揭示了积极自我加工的隐性贡献。</w:t>
        </w:r>
      </w:ins>
    </w:p>
    <w:p w14:paraId="37C37DBD">
      <w:pPr>
        <w:pStyle w:val="6"/>
        <w:widowControl/>
        <w:ind w:firstLine="420" w:firstLineChars="200"/>
        <w:rPr>
          <w:rFonts w:hint="eastAsia" w:cstheme="minorBidi"/>
          <w:kern w:val="2"/>
          <w:sz w:val="21"/>
        </w:rPr>
      </w:pPr>
      <w:ins w:id="788" w:author="孙心茹" w:date="2025-10-07T17:33:00Z">
        <w:r>
          <w:rPr>
            <w:rFonts w:hint="eastAsia" w:cstheme="minorBidi"/>
            <w:kern w:val="2"/>
            <w:sz w:val="21"/>
          </w:rPr>
          <w:t>综合来看，</w:t>
        </w:r>
      </w:ins>
      <w:ins w:id="789" w:author="孙心茹" w:date="2025-10-07T17:37:00Z">
        <w:r>
          <w:rPr>
            <w:rFonts w:hint="eastAsia" w:cstheme="minorBidi"/>
            <w:kern w:val="2"/>
            <w:sz w:val="21"/>
          </w:rPr>
          <w:t>积极自我观既体现出结构上的家族相似性，又展现出功能上的系统协同，这为理解积极自我</w:t>
        </w:r>
      </w:ins>
      <w:ins w:id="790" w:author="孙心茹" w:date="2025-10-07T20:12:00Z">
        <w:r>
          <w:rPr>
            <w:rFonts w:hint="eastAsia" w:cstheme="minorBidi"/>
            <w:kern w:val="2"/>
            <w:sz w:val="21"/>
          </w:rPr>
          <w:t>观</w:t>
        </w:r>
      </w:ins>
      <w:ins w:id="791" w:author="孙心茹" w:date="2025-10-07T17:37:00Z">
        <w:r>
          <w:rPr>
            <w:rFonts w:hint="eastAsia" w:cstheme="minorBidi"/>
            <w:kern w:val="2"/>
            <w:sz w:val="21"/>
          </w:rPr>
          <w:t>的层次性与复杂性提供了理论</w:t>
        </w:r>
      </w:ins>
      <w:ins w:id="792" w:author="孙心茹" w:date="2025-10-07T20:13:00Z">
        <w:r>
          <w:rPr>
            <w:rFonts w:hint="eastAsia" w:cstheme="minorBidi"/>
            <w:kern w:val="2"/>
            <w:sz w:val="21"/>
          </w:rPr>
          <w:t>基础</w:t>
        </w:r>
      </w:ins>
      <w:ins w:id="793" w:author="孙心茹" w:date="2025-10-07T17:37:00Z">
        <w:r>
          <w:rPr>
            <w:rFonts w:hint="eastAsia" w:cstheme="minorBidi"/>
            <w:kern w:val="2"/>
            <w:sz w:val="21"/>
          </w:rPr>
          <w:t>。</w:t>
        </w:r>
      </w:ins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DING　YI" w:date="2025-10-18T13:13:00Z" w:initials="D">
    <w:p w14:paraId="0E9CC388">
      <w:pPr>
        <w:pStyle w:val="4"/>
      </w:pPr>
      <w:r>
        <w:rPr>
          <w:rFonts w:hint="eastAsia"/>
        </w:rPr>
        <w:t>在写introduction部分的时候：</w:t>
      </w:r>
    </w:p>
    <w:p w14:paraId="2F05FDA4">
      <w:pPr>
        <w:pStyle w:val="4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在写的时候考虑这一段对“目的”的服务作用。2</w:t>
      </w:r>
      <w:r>
        <w:t>. K</w:t>
      </w:r>
      <w:r>
        <w:rPr>
          <w:rFonts w:hint="eastAsia"/>
        </w:rPr>
        <w:t>ey</w:t>
      </w:r>
      <w:r>
        <w:t xml:space="preserve"> </w:t>
      </w:r>
      <w:r>
        <w:rPr>
          <w:rFonts w:hint="eastAsia"/>
        </w:rPr>
        <w:t>sentence主要总结整段的意思，通常一段能清楚地表明一个意思即可</w:t>
      </w:r>
    </w:p>
    <w:p w14:paraId="13E05020">
      <w:pPr>
        <w:pStyle w:val="4"/>
      </w:pPr>
      <w:r>
        <w:t xml:space="preserve">3. </w:t>
      </w:r>
      <w:r>
        <w:rPr>
          <w:rFonts w:hint="eastAsia"/>
        </w:rPr>
        <w:t>建议在写introduction的时候，先写清楚purpose</w:t>
      </w:r>
    </w:p>
    <w:p w14:paraId="1F6A65FC">
      <w:pPr>
        <w:pStyle w:val="4"/>
      </w:pPr>
    </w:p>
  </w:comment>
  <w:comment w:id="1" w:author="DING　YI" w:date="2025-10-18T13:15:00Z" w:initials="D">
    <w:p w14:paraId="4F62D854">
      <w:pPr>
        <w:pStyle w:val="4"/>
      </w:pPr>
      <w:r>
        <w:t>R</w:t>
      </w:r>
      <w:r>
        <w:rPr>
          <w:rFonts w:hint="eastAsia"/>
        </w:rPr>
        <w:t>ese</w:t>
      </w:r>
      <w:r>
        <w:t>arch question:</w:t>
      </w:r>
    </w:p>
    <w:p w14:paraId="5D0550D9">
      <w:pPr>
        <w:pStyle w:val="4"/>
      </w:pPr>
      <w:r>
        <w:rPr>
          <w:rFonts w:hint="eastAsia"/>
        </w:rPr>
        <w:t>1</w:t>
      </w:r>
      <w:r>
        <w:t>. 指出总体研究目的尚未解决的问题</w:t>
      </w:r>
    </w:p>
    <w:p w14:paraId="55183E3C">
      <w:pPr>
        <w:pStyle w:val="4"/>
        <w:rPr>
          <w:rFonts w:ascii="MS Mincho" w:hAnsi="MS Mincho" w:cs="MS Mincho"/>
        </w:rPr>
      </w:pPr>
      <w:r>
        <w:rPr>
          <w:rFonts w:hint="eastAsia"/>
        </w:rPr>
        <w:t>2</w:t>
      </w:r>
      <w:r>
        <w:t>. 以及作为其核心的具体研究目的中尚未解决的部分（作为主题句）</w:t>
      </w:r>
      <w:r>
        <w:rPr>
          <w:rFonts w:hint="eastAsia" w:ascii="MS Mincho" w:hAnsi="MS Mincho" w:eastAsia="MS Mincho" w:cs="MS Mincho"/>
        </w:rPr>
        <w:t>。</w:t>
      </w:r>
    </w:p>
    <w:p w14:paraId="1F6EA369">
      <w:pPr>
        <w:pStyle w:val="4"/>
      </w:pPr>
      <w:r>
        <w:rPr>
          <w:rFonts w:hint="eastAsia"/>
        </w:rPr>
        <w:t>这里看起来像是两个无关的问题，要考虑如何融合或者链接两个看似独立的问题。</w:t>
      </w:r>
    </w:p>
  </w:comment>
  <w:comment w:id="2" w:author="DING　YI" w:date="2025-10-18T13:16:00Z" w:initials="D">
    <w:p w14:paraId="08E1CDDE">
      <w:pPr>
        <w:pStyle w:val="4"/>
      </w:pPr>
      <w:r>
        <w:t>应写明研究的</w:t>
      </w:r>
      <w:r>
        <w:rPr>
          <w:rStyle w:val="11"/>
        </w:rPr>
        <w:t>总体目的</w:t>
      </w:r>
      <w:r>
        <w:t>和</w:t>
      </w:r>
      <w:r>
        <w:rPr>
          <w:rStyle w:val="11"/>
        </w:rPr>
        <w:t>具体目的</w:t>
      </w:r>
      <w:r>
        <w:t>，并概述研究方法</w:t>
      </w:r>
      <w:r>
        <w:rPr>
          <w:rFonts w:hint="eastAsia" w:ascii="MS Mincho" w:hAnsi="MS Mincho" w:eastAsia="MS Mincho" w:cs="MS Mincho"/>
        </w:rPr>
        <w:t>。</w:t>
      </w:r>
    </w:p>
  </w:comment>
  <w:comment w:id="3" w:author="DING　YI" w:date="2025-10-18T13:19:00Z" w:initials="D">
    <w:p w14:paraId="2EC10232">
      <w:pPr>
        <w:pStyle w:val="4"/>
      </w:pPr>
      <w:r>
        <w:rPr>
          <w:rFonts w:hint="eastAsia"/>
        </w:rPr>
        <w:t>我建议先将方法和结果的内容写完</w:t>
      </w:r>
    </w:p>
  </w:comment>
  <w:comment w:id="4" w:author="DING　YI" w:date="2025-10-18T13:18:00Z" w:initials="D">
    <w:p w14:paraId="071000FB">
      <w:pPr>
        <w:pStyle w:val="4"/>
      </w:pPr>
      <w:r>
        <w:rPr>
          <w:rFonts w:hint="eastAsia"/>
        </w:rPr>
        <w:t>这部分是否也是问卷？如果是的话，要清楚表明为什么你要将1</w:t>
      </w:r>
      <w:r>
        <w:t>2</w:t>
      </w:r>
      <w:r>
        <w:rPr>
          <w:rFonts w:hint="eastAsia"/>
        </w:rPr>
        <w:t>个自报告问卷和心理健康问卷分开。</w:t>
      </w:r>
    </w:p>
  </w:comment>
  <w:comment w:id="5" w:author="Hu Chuan-Peng" w:date="2025-10-06T11:14:00Z" w:initials="">
    <w:p w14:paraId="6A388633">
      <w:pPr>
        <w:pStyle w:val="4"/>
      </w:pPr>
      <w:r>
        <w:rPr>
          <w:rFonts w:hint="eastAsia"/>
        </w:rPr>
        <w:t>这里的分析需要分层次，与研究假设相对应。</w:t>
      </w:r>
    </w:p>
  </w:comment>
  <w:comment w:id="6" w:author="Hu Chuan-Peng" w:date="2025-10-06T11:14:00Z" w:initials="">
    <w:p w14:paraId="5C411295">
      <w:pPr>
        <w:pStyle w:val="4"/>
      </w:pPr>
      <w:r>
        <w:rPr>
          <w:rFonts w:hint="eastAsia"/>
        </w:rPr>
        <w:t>与上面相似，结果的呈现应该也有内在的逻辑，是为了解决我们提出的研究问题。</w:t>
      </w:r>
    </w:p>
  </w:comment>
  <w:comment w:id="7" w:author="Hu Chuan-Peng" w:date="2025-10-06T11:15:00Z" w:initials="">
    <w:p w14:paraId="38F11DBF">
      <w:pPr>
        <w:pStyle w:val="4"/>
      </w:pPr>
      <w:r>
        <w:rPr>
          <w:rFonts w:hint="eastAsia"/>
        </w:rPr>
        <w:t>讨论的逻辑要重写，仔细看看我最近发到飞书群里的那个关键写作的1</w:t>
      </w:r>
      <w:r>
        <w:t>5</w:t>
      </w:r>
      <w:r>
        <w:rPr>
          <w:rFonts w:hint="eastAsia"/>
        </w:rPr>
        <w:t>个步骤的英文文献</w:t>
      </w:r>
    </w:p>
  </w:comment>
  <w:comment w:id="8" w:author="Hu Chuan-Peng" w:date="2025-10-06T11:15:00Z" w:initials="">
    <w:p w14:paraId="726FA4FA">
      <w:pPr>
        <w:pStyle w:val="4"/>
      </w:pPr>
      <w:r>
        <w:rPr>
          <w:rFonts w:hint="eastAsia"/>
        </w:rPr>
        <w:t>？？</w:t>
      </w:r>
    </w:p>
  </w:comment>
  <w:comment w:id="9" w:author="Hu Chuan-Peng" w:date="2025-10-06T11:15:00Z" w:initials="">
    <w:p w14:paraId="6E5B3FED">
      <w:pPr>
        <w:pStyle w:val="4"/>
      </w:pPr>
      <w:r>
        <w:rPr>
          <w:rFonts w:hint="eastAsia"/>
        </w:rPr>
        <w:t>？？？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F6A65FC" w15:done="0"/>
  <w15:commentEx w15:paraId="1F6EA369" w15:done="0"/>
  <w15:commentEx w15:paraId="08E1CDDE" w15:done="0"/>
  <w15:commentEx w15:paraId="2EC10232" w15:done="0"/>
  <w15:commentEx w15:paraId="071000FB" w15:done="0"/>
  <w15:commentEx w15:paraId="6A388633" w15:done="0"/>
  <w15:commentEx w15:paraId="5C411295" w15:done="0"/>
  <w15:commentEx w15:paraId="38F11DBF" w15:done="0"/>
  <w15:commentEx w15:paraId="726FA4FA" w15:done="0"/>
  <w15:commentEx w15:paraId="6E5B3FE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孙心茹 [2]">
    <w15:presenceInfo w15:providerId="WPS Office" w15:userId="126312105"/>
  </w15:person>
  <w15:person w15:author="DING　YI">
    <w15:presenceInfo w15:providerId="AD" w15:userId="S-1-5-21-3543991707-4009518068-1812839870-1002"/>
  </w15:person>
  <w15:person w15:author="Hu Chuan-Peng">
    <w15:presenceInfo w15:providerId="Windows Live" w15:userId="b3f3f6a417be6905"/>
  </w15:person>
  <w15:person w15:author="孙心茹">
    <w15:presenceInfo w15:providerId="None" w15:userId="孙心茹"/>
  </w15:person>
  <w15:person w15:author="18315004612">
    <w15:presenceInfo w15:providerId="WPS Office" w15:userId="27116257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5BD444"/>
    <w:rsid w:val="000B08A8"/>
    <w:rsid w:val="002E12CB"/>
    <w:rsid w:val="006616DD"/>
    <w:rsid w:val="00741C91"/>
    <w:rsid w:val="00784364"/>
    <w:rsid w:val="007C6C2A"/>
    <w:rsid w:val="0081670F"/>
    <w:rsid w:val="00BC00E0"/>
    <w:rsid w:val="1BFB880D"/>
    <w:rsid w:val="3FFE18F0"/>
    <w:rsid w:val="515FEC5F"/>
    <w:rsid w:val="76DFC553"/>
    <w:rsid w:val="79F738E9"/>
    <w:rsid w:val="7EFD266F"/>
    <w:rsid w:val="7F4EBA64"/>
    <w:rsid w:val="BBBA106A"/>
    <w:rsid w:val="BDBB3C0E"/>
    <w:rsid w:val="BDDDCEC7"/>
    <w:rsid w:val="CE6C7F2D"/>
    <w:rsid w:val="D5B236CD"/>
    <w:rsid w:val="E65BD444"/>
    <w:rsid w:val="E6BFB5E0"/>
    <w:rsid w:val="F6C94CDF"/>
    <w:rsid w:val="F6F6DB8E"/>
    <w:rsid w:val="FEBEEC26"/>
    <w:rsid w:val="FEF7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4"/>
    <w:uiPriority w:val="0"/>
    <w:rPr>
      <w:sz w:val="20"/>
      <w:szCs w:val="20"/>
    </w:rPr>
  </w:style>
  <w:style w:type="paragraph" w:styleId="5">
    <w:name w:val="Balloon Text"/>
    <w:basedOn w:val="1"/>
    <w:link w:val="16"/>
    <w:uiPriority w:val="0"/>
    <w:rPr>
      <w:rFonts w:ascii="Segoe UI" w:hAnsi="Segoe UI" w:cs="Segoe UI"/>
      <w:sz w:val="18"/>
      <w:szCs w:val="18"/>
    </w:rPr>
  </w:style>
  <w:style w:type="paragraph" w:styleId="6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7">
    <w:name w:val="annotation subject"/>
    <w:basedOn w:val="4"/>
    <w:next w:val="4"/>
    <w:link w:val="15"/>
    <w:uiPriority w:val="0"/>
    <w:rPr>
      <w:b/>
      <w:bCs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annotation reference"/>
    <w:basedOn w:val="10"/>
    <w:uiPriority w:val="0"/>
    <w:rPr>
      <w:sz w:val="16"/>
      <w:szCs w:val="16"/>
    </w:rPr>
  </w:style>
  <w:style w:type="paragraph" w:customStyle="1" w:styleId="13">
    <w:name w:val="Revision1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4">
    <w:name w:val="Comment Text Char"/>
    <w:basedOn w:val="10"/>
    <w:link w:val="4"/>
    <w:uiPriority w:val="0"/>
    <w:rPr>
      <w:rFonts w:asciiTheme="minorHAnsi" w:hAnsiTheme="minorHAnsi" w:eastAsiaTheme="minorEastAsia" w:cstheme="minorBidi"/>
      <w:kern w:val="2"/>
      <w:lang w:val="en-US"/>
    </w:rPr>
  </w:style>
  <w:style w:type="character" w:customStyle="1" w:styleId="15">
    <w:name w:val="Comment Subject Char"/>
    <w:basedOn w:val="14"/>
    <w:link w:val="7"/>
    <w:uiPriority w:val="0"/>
    <w:rPr>
      <w:rFonts w:asciiTheme="minorHAnsi" w:hAnsiTheme="minorHAnsi" w:eastAsiaTheme="minorEastAsia" w:cstheme="minorBidi"/>
      <w:b/>
      <w:bCs/>
      <w:kern w:val="2"/>
      <w:lang w:val="en-US"/>
    </w:rPr>
  </w:style>
  <w:style w:type="character" w:customStyle="1" w:styleId="16">
    <w:name w:val="Balloon Text Char"/>
    <w:basedOn w:val="10"/>
    <w:link w:val="5"/>
    <w:uiPriority w:val="0"/>
    <w:rPr>
      <w:rFonts w:ascii="Segoe UI" w:hAnsi="Segoe UI" w:cs="Segoe UI" w:eastAsiaTheme="minorEastAsia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246</Words>
  <Characters>1406</Characters>
  <Lines>11</Lines>
  <Paragraphs>3</Paragraphs>
  <TotalTime>96</TotalTime>
  <ScaleCrop>false</ScaleCrop>
  <LinksUpToDate>false</LinksUpToDate>
  <CharactersWithSpaces>1649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2025-10-08T12:18:00Z</dcterms:created>
  <dc:creator>孙心茹</dc:creator>
  <cp:lastModifiedBy>18315004612</cp:lastModifiedBy>
  <dcterms:modified xsi:type="dcterms:W3CDTF">2025-10-21T15:38:04Z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9C6DE75768DB4E618906F76816DCBBC2_43</vt:lpwstr>
  </property>
</Properties>
</file>