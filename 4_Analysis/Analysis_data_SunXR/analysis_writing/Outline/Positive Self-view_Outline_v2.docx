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BBC8">
      <w:pPr>
        <w:pStyle w:val="5"/>
        <w:widowControl/>
        <w:jc w:val="center"/>
      </w:pPr>
      <w:r>
        <w:rPr>
          <w:rFonts w:hint="eastAsia"/>
        </w:rPr>
        <w:t>积极自我观的多维性与功能性：来自数据驱动方法的证据</w:t>
      </w:r>
    </w:p>
    <w:p w14:paraId="6ECF3206">
      <w:pPr>
        <w:pStyle w:val="3"/>
        <w:widowControl/>
        <w:numPr>
          <w:ilvl w:val="0"/>
          <w:numId w:val="1"/>
        </w:numPr>
        <w:rPr>
          <w:rFonts w:hint="default"/>
        </w:rPr>
      </w:pPr>
      <w:r>
        <w:t>引言（Introduction）</w:t>
      </w:r>
    </w:p>
    <w:p w14:paraId="73209FDD">
      <w:pPr>
        <w:pStyle w:val="5"/>
        <w:widowControl/>
        <w:rPr>
          <w:rFonts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自我概念通常被界定为个体对自身在不同领域中的知觉、评价与信念的整体性表征，既包含全局性的自我价值感，也体现在具体情境下的能力感与自我效能信念。</w:t>
      </w:r>
    </w:p>
    <w:p w14:paraId="4283563D">
      <w:pPr>
        <w:pStyle w:val="5"/>
        <w:widowControl/>
        <w:rPr>
          <w:rFonts w:cstheme="minorBidi"/>
          <w:kern w:val="2"/>
          <w:sz w:val="21"/>
        </w:rPr>
      </w:pPr>
      <w:r>
        <w:rPr>
          <w:rFonts w:hint="eastAsia" w:cstheme="minorBidi"/>
          <w:kern w:val="2"/>
          <w:sz w:val="21"/>
        </w:rPr>
        <w:t>积极自我概念被认为是促进幸福感与心理韧性的关键心理资源，通常指个体对自身持有的正向、接纳性的评价与信念，包括自尊、自我效能感等正向自我表征的整合。</w:t>
      </w:r>
    </w:p>
    <w:p w14:paraId="2CA042B3">
      <w:pPr>
        <w:pStyle w:val="5"/>
        <w:widowControl/>
        <w:rPr>
          <w:rFonts w:hint="default" w:eastAsiaTheme="minorEastAsia" w:cstheme="minorBidi"/>
          <w:kern w:val="2"/>
          <w:sz w:val="21"/>
          <w:lang w:val="en-US" w:eastAsia="zh-CN"/>
        </w:rPr>
      </w:pPr>
      <w:r>
        <w:rPr>
          <w:rFonts w:hint="eastAsia" w:cstheme="minorBidi"/>
          <w:kern w:val="2"/>
          <w:sz w:val="21"/>
        </w:rPr>
        <w:t>现有研究多从单一角度切入探究个体的积极自我观，缺乏综合性的整合</w:t>
      </w:r>
      <w:ins w:id="0" w:author="孙心茹" w:date="2025-10-07T16:10:53Z">
        <w:r>
          <w:rPr>
            <w:rFonts w:hint="eastAsia" w:cstheme="minorBidi"/>
            <w:kern w:val="2"/>
            <w:sz w:val="21"/>
            <w:lang w:eastAsia="zh-CN"/>
          </w:rPr>
          <w:t>；</w:t>
        </w:r>
      </w:ins>
      <w:ins w:id="1" w:author="孙心茹" w:date="2025-10-07T16:10:13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2" w:author="孙心茹" w:date="2025-10-07T16:10:16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3" w:author="孙心茹" w:date="2025-10-07T16:10:17Z">
        <w:r>
          <w:rPr>
            <w:rFonts w:hint="eastAsia" w:cstheme="minorBidi"/>
            <w:kern w:val="2"/>
            <w:sz w:val="21"/>
            <w:lang w:val="en-US" w:eastAsia="zh-CN"/>
          </w:rPr>
          <w:t>对</w:t>
        </w:r>
      </w:ins>
      <w:ins w:id="4" w:author="孙心茹" w:date="2025-10-07T16:10:20Z">
        <w:r>
          <w:rPr>
            <w:rFonts w:hint="eastAsia" w:cstheme="minorBidi"/>
            <w:kern w:val="2"/>
            <w:sz w:val="21"/>
            <w:lang w:val="en-US" w:eastAsia="zh-CN"/>
          </w:rPr>
          <w:t>心理健康</w:t>
        </w:r>
      </w:ins>
      <w:ins w:id="5" w:author="孙心茹" w:date="2025-10-07T16:10:22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6" w:author="孙心茹" w:date="2025-10-07T16:10:23Z">
        <w:r>
          <w:rPr>
            <w:rFonts w:hint="eastAsia" w:cstheme="minorBidi"/>
            <w:kern w:val="2"/>
            <w:sz w:val="21"/>
            <w:lang w:val="en-US" w:eastAsia="zh-CN"/>
          </w:rPr>
          <w:t>预测</w:t>
        </w:r>
      </w:ins>
      <w:ins w:id="7" w:author="孙心茹" w:date="2025-10-07T16:10:25Z">
        <w:r>
          <w:rPr>
            <w:rFonts w:hint="eastAsia" w:cstheme="minorBidi"/>
            <w:kern w:val="2"/>
            <w:sz w:val="21"/>
            <w:lang w:val="en-US" w:eastAsia="zh-CN"/>
          </w:rPr>
          <w:t>功能</w:t>
        </w:r>
      </w:ins>
      <w:ins w:id="8" w:author="孙心茹" w:date="2025-10-07T16:10:29Z">
        <w:r>
          <w:rPr>
            <w:rFonts w:hint="eastAsia" w:cstheme="minorBidi"/>
            <w:kern w:val="2"/>
            <w:sz w:val="21"/>
            <w:lang w:val="en-US" w:eastAsia="zh-CN"/>
          </w:rPr>
          <w:t>尚不清晰</w:t>
        </w:r>
      </w:ins>
      <w:ins w:id="9" w:author="孙心茹" w:date="2025-10-07T16:10:34Z">
        <w:r>
          <w:rPr>
            <w:rFonts w:hint="eastAsia" w:cstheme="minorBidi"/>
            <w:kern w:val="2"/>
            <w:sz w:val="21"/>
            <w:lang w:val="en-US" w:eastAsia="zh-CN"/>
          </w:rPr>
          <w:t>。</w:t>
        </w:r>
      </w:ins>
    </w:p>
    <w:p w14:paraId="62B94E1F">
      <w:pPr>
        <w:pStyle w:val="3"/>
        <w:widowControl/>
        <w:rPr>
          <w:del w:id="10" w:author="Hu Chuan-Peng" w:date="2025-10-06T11:13:00Z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1" w:author="Hu Chuan-Peng" w:date="2025-10-06T11:13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[</w:t>
        </w:r>
      </w:ins>
      <w:ins w:id="12" w:author="Hu Chuan-Peng" w:date="2025-10-06T11:13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当前研究概括</w:t>
        </w:r>
      </w:ins>
      <w:ins w:id="13" w:author="Hu Chuan-Peng" w:date="2025-10-06T11:13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]</w:t>
        </w:r>
      </w:ins>
      <w:ins w:id="14" w:author="Hu Chuan-Peng" w:date="2025-10-06T11:14:0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 xml:space="preserve"> 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研究通过数据驱动的方法探索积极自我观结构（是什么）；积极自我观包括的潜在维度或构念（包括什么）；积极自我观在心理健康与适应的预测中发挥怎样的作用（有什么用）。</w:t>
      </w:r>
    </w:p>
    <w:p w14:paraId="29592192">
      <w:pPr>
        <w:pStyle w:val="3"/>
        <w:widowControl/>
        <w:rPr>
          <w:rFonts w:hint="default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研究假设：数据驱动分析可提取出一个共同因子，代表积极自我观的核心结构；积极自我观涵盖多个潜在结构；积极自我观能够显著预测心理健康水平。</w:t>
      </w:r>
    </w:p>
    <w:p w14:paraId="6D2C1182">
      <w:pPr>
        <w:pStyle w:val="3"/>
        <w:widowControl/>
        <w:numPr>
          <w:ilvl w:val="0"/>
          <w:numId w:val="1"/>
        </w:numPr>
        <w:rPr>
          <w:rFonts w:hint="default" w:cs="宋体"/>
        </w:rPr>
      </w:pPr>
      <w:r>
        <w:rPr>
          <w:rFonts w:cs="宋体"/>
        </w:rPr>
        <w:t>方法（Method）</w:t>
      </w:r>
    </w:p>
    <w:p w14:paraId="0BFB4CC7">
      <w:pPr>
        <w:pStyle w:val="3"/>
        <w:widowControl/>
        <w:rPr>
          <w:ins w:id="15" w:author="孙心茹" w:date="2025-10-17T15:09:49Z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16" w:author="孙心茹" w:date="2025-10-17T15:10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被</w:t>
        </w:r>
      </w:ins>
      <w:ins w:id="17" w:author="孙心茹" w:date="2025-10-17T15:10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试</w:t>
        </w:r>
      </w:ins>
      <w:ins w:id="18" w:author="孙心茹" w:date="2025-10-17T15:10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：</w:t>
        </w:r>
      </w:ins>
      <w:ins w:id="19" w:author="孙心茹" w:date="2025-10-17T15:10:15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N</w:t>
        </w:r>
      </w:ins>
      <w:ins w:id="20" w:author="孙心茹" w:date="2025-10-17T15:10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 </w:t>
        </w:r>
      </w:ins>
      <w:ins w:id="21" w:author="孙心茹" w:date="2025-10-17T15:10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=</w:t>
        </w:r>
      </w:ins>
      <w:ins w:id="22" w:author="孙心茹" w:date="2025-10-17T15:10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 </w:t>
        </w:r>
      </w:ins>
      <w:ins w:id="23" w:author="孙心茹" w:date="2025-10-17T15:10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5</w:t>
        </w:r>
      </w:ins>
      <w:ins w:id="24" w:author="孙心茹" w:date="2025-10-17T15:10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0</w:t>
        </w:r>
      </w:ins>
      <w:ins w:id="25" w:author="孙心茹" w:date="2025-10-17T15:10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3</w:t>
        </w:r>
      </w:ins>
    </w:p>
    <w:p w14:paraId="3879546A">
      <w:pPr>
        <w:pStyle w:val="3"/>
        <w:widowControl/>
        <w:rPr>
          <w:rFonts w:hint="default"/>
          <w:lang w:val="en-US" w:eastAsia="zh-CN"/>
        </w:rPr>
        <w:pPrChange w:id="26" w:author="孙心茹" w:date="2025-10-17T15:24:02Z">
          <w:pPr/>
        </w:pPrChange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材料：</w:t>
      </w:r>
      <w:ins w:id="27" w:author="孙心茹" w:date="2025-10-17T15:21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12</w:t>
        </w:r>
      </w:ins>
      <w:ins w:id="28" w:author="孙心茹" w:date="2025-10-17T15:21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个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自我报告问卷</w:t>
      </w:r>
      <w:ins w:id="29" w:author="孙心茹" w:date="2025-10-17T15:21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30" w:author="孙心茹" w:date="2025-10-17T15:21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如</w:t>
        </w:r>
      </w:ins>
      <w:ins w:id="31" w:author="孙心茹" w:date="2025-10-17T15:21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自尊</w:t>
        </w:r>
      </w:ins>
      <w:ins w:id="32" w:author="孙心茹" w:date="2025-10-17T15:21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33" w:author="孙心茹" w:date="2025-10-17T15:22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印象</w:t>
        </w:r>
      </w:ins>
      <w:ins w:id="34" w:author="孙心茹" w:date="2025-10-17T15:22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管理</w:t>
        </w:r>
      </w:ins>
      <w:ins w:id="35" w:author="孙心茹" w:date="2025-10-17T15:22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等</w:t>
        </w:r>
      </w:ins>
      <w:ins w:id="36" w:author="孙心茹" w:date="2025-10-17T15:22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）</w:t>
        </w:r>
      </w:ins>
      <w:ins w:id="37" w:author="孙心茹" w:date="2025-10-17T15:23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；</w:t>
        </w:r>
      </w:ins>
      <w:del w:id="38" w:author="孙心茹" w:date="2025-10-17T15:23:58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与</w:delText>
        </w:r>
      </w:del>
      <w:ins w:id="39" w:author="孙心茹" w:date="2025-10-17T15:23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3</w:t>
        </w:r>
      </w:ins>
      <w:ins w:id="40" w:author="孙心茹" w:date="2025-10-17T15:23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个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行为任务</w:t>
      </w:r>
      <w:ins w:id="41" w:author="孙心茹" w:date="2025-10-17T15:22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42" w:author="孙心茹" w:date="2025-10-17T15:22:26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S</w:t>
        </w:r>
      </w:ins>
      <w:ins w:id="43" w:author="孙心茹" w:date="2025-10-17T15:22:27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RET</w:t>
        </w:r>
      </w:ins>
      <w:ins w:id="44" w:author="孙心茹" w:date="2025-10-17T15:2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45" w:author="孙心茹" w:date="2025-10-17T15:22:31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AL</w:t>
        </w:r>
      </w:ins>
      <w:ins w:id="46" w:author="孙心茹" w:date="2025-10-17T15:22:32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T</w:t>
        </w:r>
      </w:ins>
      <w:ins w:id="47" w:author="孙心茹" w:date="2025-10-17T15:2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48" w:author="孙心茹" w:date="2025-10-17T15:22:36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IA</w:t>
        </w:r>
      </w:ins>
      <w:ins w:id="49" w:author="孙心茹" w:date="2025-10-17T15:22:37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T</w:t>
        </w:r>
      </w:ins>
      <w:ins w:id="50" w:author="孙心茹" w:date="2025-10-17T15:22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）</w:t>
        </w:r>
      </w:ins>
      <w:ins w:id="51" w:author="孙心茹" w:date="2025-10-17T15:24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；</w:t>
        </w:r>
      </w:ins>
      <w:ins w:id="52" w:author="孙心茹" w:date="2025-10-17T15:2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4</w:t>
        </w:r>
      </w:ins>
      <w:ins w:id="53" w:author="孙心茹" w:date="2025-10-17T15:24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个</w:t>
        </w:r>
      </w:ins>
      <w:ins w:id="54" w:author="孙心茹" w:date="2025-10-17T15:24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心理健康</w:t>
        </w:r>
      </w:ins>
      <w:ins w:id="55" w:author="孙心茹" w:date="2025-10-17T15:24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指标</w:t>
        </w:r>
      </w:ins>
      <w:ins w:id="56" w:author="孙心茹" w:date="2025-10-17T15:24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（</w:t>
        </w:r>
      </w:ins>
      <w:ins w:id="57" w:author="孙心茹" w:date="2025-10-17T15:24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抑郁、</w:t>
        </w:r>
      </w:ins>
      <w:ins w:id="58" w:author="孙心茹" w:date="2025-10-17T15:24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焦虑</w:t>
        </w:r>
      </w:ins>
      <w:ins w:id="59" w:author="孙心茹" w:date="2025-10-17T15:24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60" w:author="孙心茹" w:date="2025-10-17T15:24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拖延</w:t>
        </w:r>
      </w:ins>
      <w:ins w:id="61" w:author="孙心茹" w:date="2025-10-17T15:24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、</w:t>
        </w:r>
      </w:ins>
      <w:ins w:id="62" w:author="孙心茹" w:date="2025-10-17T15:24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主观</w:t>
        </w:r>
      </w:ins>
      <w:ins w:id="63" w:author="孙心茹" w:date="2025-10-17T15:24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幸福感</w:t>
        </w:r>
      </w:ins>
      <w:ins w:id="64" w:author="孙心茹" w:date="2025-10-17T15:24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）</w:t>
        </w:r>
      </w:ins>
      <w:ins w:id="65" w:author="孙心茹" w:date="2025-10-17T15:24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</w:p>
    <w:p w14:paraId="0672C12E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数据</w:t>
      </w:r>
      <w:del w:id="66" w:author="Hu Chuan-Peng" w:date="2025-10-06T11:14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筛选</w:delText>
        </w:r>
      </w:del>
      <w:ins w:id="67" w:author="Hu Chuan-Peng" w:date="2025-10-06T11:14:0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预处理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：</w:t>
      </w:r>
    </w:p>
    <w:p w14:paraId="6DC7DF11">
      <w:pPr>
        <w:pStyle w:val="3"/>
        <w:widowControl/>
        <w:rPr>
          <w:ins w:id="68" w:author="孙心茹" w:date="2025-10-06T17:16:00Z"/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commentRangeStart w:id="0"/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数据分析方法</w:t>
      </w:r>
      <w:commentRangeEnd w:id="0"/>
      <w:r>
        <w:rPr>
          <w:rStyle w:val="9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0"/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：</w:t>
      </w:r>
    </w:p>
    <w:p w14:paraId="6E375279">
      <w:pPr>
        <w:pStyle w:val="3"/>
        <w:widowControl/>
        <w:rPr>
          <w:ins w:id="69" w:author="孙心茹" w:date="2025-10-07T20:04:36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70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首先，为验证积极自我观是否具有共同核心结构，我们通过</w:t>
        </w:r>
      </w:ins>
      <w:ins w:id="71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</w:rPr>
          <w:t>相关分析</w:t>
        </w:r>
      </w:ins>
      <w:ins w:id="72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与</w:t>
        </w:r>
      </w:ins>
      <w:ins w:id="73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</w:rPr>
          <w:t>网络分析</w:t>
        </w:r>
      </w:ins>
      <w:ins w:id="74" w:author="孙心茹" w:date="2025-10-17T19:02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eastAsia="zh-CN"/>
          </w:rPr>
          <w:t>（</w:t>
        </w:r>
      </w:ins>
      <w:ins w:id="75" w:author="孙心茹" w:date="2025-10-17T19:02:12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EGA</w:t>
        </w:r>
      </w:ins>
      <w:ins w:id="76" w:author="孙心茹" w:date="2025-10-17T19:02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）</w:t>
        </w:r>
      </w:ins>
      <w:ins w:id="77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考察各测量间的结构关系，并进一步使用</w:t>
        </w:r>
      </w:ins>
      <w:ins w:id="78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</w:rPr>
          <w:t xml:space="preserve"> Bifactor</w:t>
        </w:r>
      </w:ins>
      <w:ins w:id="79" w:author="孙心茹" w:date="2025-10-17T19:09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 xml:space="preserve"> </w:t>
        </w:r>
      </w:ins>
      <w:ins w:id="80" w:author="孙心茹" w:date="2025-10-17T19:09:58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M</w:t>
        </w:r>
      </w:ins>
      <w:ins w:id="81" w:author="孙心茹" w:date="2025-10-17T19:10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odel</w:t>
        </w:r>
      </w:ins>
      <w:ins w:id="82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检验潜在的总体因子。</w:t>
        </w:r>
      </w:ins>
    </w:p>
    <w:p w14:paraId="4C9E446C">
      <w:pPr>
        <w:pStyle w:val="3"/>
        <w:widowControl/>
        <w:rPr>
          <w:ins w:id="83" w:author="孙心茹" w:date="2025-10-07T20:04:36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84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其次，为检验积极自我观的多维性，我们</w:t>
        </w:r>
      </w:ins>
      <w:ins w:id="85" w:author="孙心茹" w:date="2025-10-17T15:40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使用</w:t>
        </w:r>
      </w:ins>
      <w:ins w:id="86" w:author="孙心茹" w:date="2025-10-17T15:40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网络</w:t>
        </w:r>
      </w:ins>
      <w:ins w:id="87" w:author="孙心茹" w:date="2025-10-17T15:40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分析</w:t>
        </w:r>
      </w:ins>
      <w:ins w:id="88" w:author="孙心茹" w:date="2025-10-17T15:40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（</w:t>
        </w:r>
      </w:ins>
      <w:ins w:id="89" w:author="孙心茹" w:date="2025-10-17T15:40:3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EGA</w:t>
        </w:r>
      </w:ins>
      <w:ins w:id="90" w:author="孙心茹" w:date="2025-10-17T15:40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）</w:t>
        </w:r>
      </w:ins>
      <w:ins w:id="91" w:author="孙心茹" w:date="2025-10-17T15:40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中</w:t>
        </w:r>
      </w:ins>
      <w:ins w:id="92" w:author="孙心茹" w:date="2025-10-17T15:40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平均相关度剔除冗余项</w:t>
        </w:r>
      </w:ins>
      <w:ins w:id="93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，以减少噪音干扰，对筛选后的条目</w:t>
        </w:r>
      </w:ins>
      <w:ins w:id="94" w:author="孙心茹" w:date="2025-10-17T19:07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自动</w:t>
        </w:r>
      </w:ins>
      <w:ins w:id="95" w:author="孙心茹" w:date="2025-10-17T15:41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识别</w:t>
        </w:r>
      </w:ins>
      <w:ins w:id="96" w:author="孙心茹" w:date="2025-10-17T15:4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社群</w:t>
        </w:r>
      </w:ins>
      <w:ins w:id="97" w:author="孙心茹" w:date="2025-10-17T15:41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结构</w:t>
        </w:r>
      </w:ins>
      <w:ins w:id="98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，以识别其潜在维度。</w:t>
        </w:r>
      </w:ins>
    </w:p>
    <w:p w14:paraId="74454EEB">
      <w:pPr>
        <w:pStyle w:val="3"/>
        <w:widowControl/>
        <w:rPr>
          <w:ins w:id="99" w:author="孙心茹" w:date="2025-10-17T19:12:1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  <w:ins w:id="100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最后，为检验积极自我观的预测功能，我们采用</w:t>
        </w:r>
      </w:ins>
      <w:ins w:id="101" w:author="孙心茹" w:date="2025-10-07T20:04:36Z">
        <w:bookmarkStart w:id="0" w:name="_GoBack"/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</w:rPr>
          <w:t>自动机器学习（AutoML）</w:t>
        </w:r>
        <w:bookmarkEnd w:id="0"/>
      </w:ins>
      <w:ins w:id="102" w:author="孙心茹" w:date="2025-10-07T20:04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方法，评估积极自我观指标对心理健康水平的预测效度</w:t>
        </w:r>
      </w:ins>
      <w:ins w:id="103" w:author="孙心茹" w:date="2025-10-17T15:43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，</w:t>
        </w:r>
      </w:ins>
      <w:ins w:id="104" w:author="孙心茹" w:date="2025-10-17T15:43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并</w:t>
        </w:r>
      </w:ins>
      <w:ins w:id="105" w:author="孙心茹" w:date="2025-10-17T15:43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根据</w:t>
        </w:r>
      </w:ins>
      <w:ins w:id="106" w:author="孙心茹" w:date="2025-10-17T15:43:20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S</w:t>
        </w:r>
      </w:ins>
      <w:ins w:id="107" w:author="孙心茹" w:date="2025-10-17T15:43:21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highlight w:val="yellow"/>
            <w:lang w:val="en-US" w:eastAsia="zh-CN"/>
          </w:rPr>
          <w:t>HAP</w:t>
        </w:r>
      </w:ins>
      <w:ins w:id="108" w:author="孙心茹" w:date="2025-10-17T15:43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值</w:t>
        </w:r>
      </w:ins>
      <w:ins w:id="109" w:author="孙心茹" w:date="2025-10-17T15:43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评估</w:t>
        </w:r>
      </w:ins>
      <w:ins w:id="110" w:author="孙心茹" w:date="2025-10-17T15:43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条目的</w:t>
        </w:r>
      </w:ins>
      <w:ins w:id="111" w:author="孙心茹" w:date="2025-10-17T15:43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功能</w:t>
        </w:r>
      </w:ins>
      <w:ins w:id="112" w:author="孙心茹" w:date="2025-10-17T15:43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贡献</w:t>
        </w:r>
      </w:ins>
      <w:ins w:id="113" w:author="孙心茹" w:date="2025-10-17T15:43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</w:p>
    <w:p w14:paraId="6182AA9A">
      <w:pPr>
        <w:pStyle w:val="3"/>
        <w:widowControl/>
        <w:rPr>
          <w:ins w:id="114" w:author="孙心茹" w:date="2025-10-17T19:12:1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5786C5EA">
      <w:pPr>
        <w:pStyle w:val="3"/>
        <w:widowControl/>
        <w:rPr>
          <w:ins w:id="115" w:author="孙心茹" w:date="2025-10-17T19:12:13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0C2A0B39">
      <w:pPr>
        <w:pStyle w:val="3"/>
        <w:widowControl/>
        <w:rPr>
          <w:ins w:id="116" w:author="孙心茹" w:date="2025-10-17T19:12:13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</w:rPr>
      </w:pPr>
    </w:p>
    <w:p w14:paraId="228C6B5A">
      <w:pPr>
        <w:pStyle w:val="3"/>
        <w:widowControl/>
        <w:rPr>
          <w:rFonts w:hint="default" w:cstheme="minorBidi"/>
          <w:b w:val="0"/>
          <w:bCs w:val="0"/>
          <w:kern w:val="2"/>
          <w:sz w:val="21"/>
          <w:szCs w:val="24"/>
        </w:rPr>
      </w:pPr>
      <w:del w:id="117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相关分析网络分析</w:delText>
        </w:r>
      </w:del>
      <w:del w:id="118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B</w:delText>
        </w:r>
      </w:del>
      <w:del w:id="119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 xml:space="preserve">ifactor </w:delText>
        </w:r>
      </w:del>
      <w:del w:id="120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M</w:delText>
        </w:r>
      </w:del>
      <w:del w:id="121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odel分析；</w:delText>
        </w:r>
      </w:del>
      <w:del w:id="122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EFA</w:delText>
        </w:r>
      </w:del>
      <w:del w:id="123" w:author="孙心茹" w:date="2025-10-07T20:04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分析；</w:delText>
        </w:r>
      </w:del>
      <w:del w:id="124" w:author="孙心茹" w:date="2025-10-07T20:04:24Z">
        <w:r>
          <w:rPr>
            <w:rFonts w:cstheme="minorBidi"/>
            <w:b w:val="0"/>
            <w:bCs w:val="0"/>
            <w:kern w:val="2"/>
            <w:sz w:val="21"/>
            <w:szCs w:val="24"/>
          </w:rPr>
          <w:delText>自动机器学习</w:delText>
        </w:r>
      </w:del>
      <w:del w:id="125" w:author="孙心茹" w:date="2025-10-07T20:04:2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AutoML</w:delText>
        </w:r>
      </w:del>
      <w:del w:id="126" w:author="孙心茹" w:date="2025-10-07T20:04:24Z">
        <w:r>
          <w:rPr>
            <w:rFonts w:cstheme="minorBidi"/>
            <w:b w:val="0"/>
            <w:bCs w:val="0"/>
            <w:kern w:val="2"/>
            <w:sz w:val="21"/>
            <w:szCs w:val="24"/>
          </w:rPr>
          <w:delText>。</w:delText>
        </w:r>
      </w:del>
    </w:p>
    <w:p w14:paraId="7E7C053B">
      <w:pPr>
        <w:pStyle w:val="5"/>
        <w:widowControl/>
        <w:numPr>
          <w:ilvl w:val="0"/>
          <w:numId w:val="1"/>
        </w:numPr>
        <w:rPr>
          <w:rFonts w:ascii="宋体" w:hAnsi="宋体" w:eastAsia="宋体" w:cs="宋体"/>
          <w:b/>
          <w:bCs/>
          <w:sz w:val="27"/>
          <w:szCs w:val="27"/>
          <w:lang w:bidi="ar"/>
        </w:rPr>
        <w:pPrChange w:id="127" w:author="孙心茹" w:date="2025-10-17T19:12:06Z">
          <w:pPr>
            <w:pStyle w:val="5"/>
            <w:widowControl/>
            <w:numPr>
              <w:ilvl w:val="0"/>
              <w:numId w:val="1"/>
            </w:numPr>
          </w:pPr>
        </w:pPrChange>
      </w:pPr>
      <w:commentRangeStart w:id="1"/>
      <w:r>
        <w:rPr>
          <w:rFonts w:hint="eastAsia" w:ascii="宋体" w:hAnsi="宋体" w:eastAsia="宋体" w:cs="宋体"/>
          <w:b/>
          <w:bCs/>
          <w:sz w:val="27"/>
          <w:szCs w:val="27"/>
          <w:lang w:bidi="ar"/>
        </w:rPr>
        <w:t>结果（Results）</w:t>
      </w:r>
      <w:commentRangeEnd w:id="1"/>
      <w:r>
        <w:rPr>
          <w:rStyle w:val="9"/>
          <w:rFonts w:cstheme="minorBidi"/>
          <w:kern w:val="2"/>
        </w:rPr>
        <w:commentReference w:id="1"/>
      </w:r>
    </w:p>
    <w:p w14:paraId="4897CE69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28" w:author="孙心茹" w:date="2025-10-06T17:25:25Z">
        <w:r>
          <w:rPr>
            <w:rFonts w:hint="eastAsia"/>
          </w:rPr>
          <w:t>相关分析</w:t>
        </w:r>
      </w:ins>
      <w:ins w:id="129" w:author="孙心茹" w:date="2025-10-06T17:25:58Z">
        <w:r>
          <w:rPr>
            <w:rFonts w:hint="eastAsia"/>
            <w:lang w:val="en-US" w:eastAsia="zh-CN"/>
          </w:rPr>
          <w:t>表明</w:t>
        </w:r>
      </w:ins>
      <w:ins w:id="130" w:author="孙心茹" w:date="2025-10-06T17:26:00Z">
        <w:r>
          <w:rPr>
            <w:rFonts w:hint="eastAsia"/>
            <w:lang w:val="en-US" w:eastAsia="zh-CN"/>
          </w:rPr>
          <w:t>，</w:t>
        </w:r>
      </w:ins>
      <w:ins w:id="131" w:author="孙心茹" w:date="2025-10-06T17:25:25Z">
        <w:r>
          <w:rPr>
            <w:rFonts w:hint="eastAsia"/>
          </w:rPr>
          <w:t>自我报告数据内部相关高</w:t>
        </w:r>
      </w:ins>
      <w:ins w:id="132" w:author="孙心茹" w:date="2025-10-06T17:26:57Z">
        <w:r>
          <w:rPr>
            <w:rFonts w:hint="eastAsia"/>
            <w:lang w:eastAsia="zh-CN"/>
          </w:rPr>
          <w:t>，</w:t>
        </w:r>
      </w:ins>
      <w:ins w:id="133" w:author="孙心茹" w:date="2025-10-06T17:25:25Z">
        <w:r>
          <w:rPr>
            <w:rFonts w:hint="eastAsia"/>
          </w:rPr>
          <w:t>行为任务指标内部关联弱</w:t>
        </w:r>
      </w:ins>
      <w:ins w:id="134" w:author="孙心茹" w:date="2025-10-06T17:27:08Z">
        <w:r>
          <w:rPr>
            <w:rFonts w:hint="eastAsia"/>
            <w:lang w:eastAsia="zh-CN"/>
          </w:rPr>
          <w:t>，</w:t>
        </w:r>
      </w:ins>
      <w:ins w:id="135" w:author="孙心茹" w:date="2025-10-06T17:25:25Z">
        <w:r>
          <w:rPr>
            <w:rFonts w:hint="eastAsia"/>
          </w:rPr>
          <w:t>行为任务指标自我报告与行为任务之间相关性较低，</w:t>
        </w:r>
      </w:ins>
      <w:ins w:id="136" w:author="孙心茹" w:date="2025-10-06T17:27:22Z">
        <w:r>
          <w:rPr>
            <w:rFonts w:hint="eastAsia"/>
            <w:lang w:val="en-US" w:eastAsia="zh-CN"/>
          </w:rPr>
          <w:t>二者</w:t>
        </w:r>
      </w:ins>
      <w:ins w:id="137" w:author="孙心茹" w:date="2025-10-06T17:25:25Z">
        <w:r>
          <w:rPr>
            <w:rFonts w:hint="eastAsia"/>
          </w:rPr>
          <w:t>反映积极自我</w:t>
        </w:r>
      </w:ins>
      <w:ins w:id="138" w:author="孙心茹" w:date="2025-10-06T17:27:32Z">
        <w:r>
          <w:rPr>
            <w:rFonts w:hint="eastAsia"/>
            <w:lang w:val="en-US" w:eastAsia="zh-CN"/>
          </w:rPr>
          <w:t>观</w:t>
        </w:r>
      </w:ins>
      <w:ins w:id="139" w:author="孙心茹" w:date="2025-10-06T17:25:25Z">
        <w:r>
          <w:rPr>
            <w:rFonts w:hint="eastAsia"/>
          </w:rPr>
          <w:t>的不同方面</w:t>
        </w:r>
      </w:ins>
      <w:ins w:id="140" w:author="孙心茹" w:date="2025-10-06T17:27:38Z">
        <w:r>
          <w:rPr>
            <w:rFonts w:hint="eastAsia"/>
            <w:lang w:eastAsia="zh-CN"/>
          </w:rPr>
          <w:t>；</w:t>
        </w:r>
      </w:ins>
      <w:ins w:id="141" w:author="孙心茹" w:date="2025-10-06T17:25:25Z">
        <w:r>
          <w:rPr>
            <w:rFonts w:hint="eastAsia"/>
          </w:rPr>
          <w:t>网络分析进一步验证</w:t>
        </w:r>
      </w:ins>
      <w:ins w:id="142" w:author="孙心茹" w:date="2025-10-06T17:25:25Z">
        <w:r>
          <w:rPr/>
          <w:t>自我报告与行为任务之间在结构层面呈现出明显的分离状态</w:t>
        </w:r>
      </w:ins>
      <w:ins w:id="143" w:author="孙心茹" w:date="2025-10-06T17:28:25Z">
        <w:r>
          <w:rPr>
            <w:rFonts w:hint="eastAsia"/>
            <w:lang w:eastAsia="zh-CN"/>
          </w:rPr>
          <w:t>；</w:t>
        </w:r>
      </w:ins>
      <w:ins w:id="144" w:author="孙心茹" w:date="2025-10-06T17:25:25Z">
        <w:r>
          <w:rPr>
            <w:rFonts w:hint="eastAsia"/>
          </w:rPr>
          <w:t>Bifactor Model</w:t>
        </w:r>
      </w:ins>
      <w:ins w:id="145" w:author="孙心茹" w:date="2025-10-06T17:29:03Z">
        <w:r>
          <w:rPr>
            <w:rFonts w:hint="eastAsia"/>
            <w:lang w:val="en-US" w:eastAsia="zh-CN"/>
          </w:rPr>
          <w:t>结果</w:t>
        </w:r>
      </w:ins>
      <w:ins w:id="146" w:author="孙心茹" w:date="2025-10-06T17:29:04Z">
        <w:r>
          <w:rPr>
            <w:rFonts w:hint="eastAsia"/>
            <w:lang w:val="en-US" w:eastAsia="zh-CN"/>
          </w:rPr>
          <w:t>表明</w:t>
        </w:r>
      </w:ins>
      <w:ins w:id="147" w:author="孙心茹" w:date="2025-10-06T17:29:13Z">
        <w:r>
          <w:rPr>
            <w:rFonts w:hint="eastAsia"/>
            <w:lang w:val="en-US" w:eastAsia="zh-CN"/>
          </w:rPr>
          <w:t>积极自我观</w:t>
        </w:r>
      </w:ins>
      <w:ins w:id="148" w:author="孙心茹" w:date="2025-10-06T17:25:25Z">
        <w:r>
          <w:rPr>
            <w:rFonts w:hint="eastAsia"/>
          </w:rPr>
          <w:t>主要由各特定领域的特异因子驱动</w:t>
        </w:r>
      </w:ins>
      <w:ins w:id="149" w:author="孙心茹" w:date="2025-10-06T17:29:24Z">
        <w:r>
          <w:rPr>
            <w:rFonts w:hint="eastAsia"/>
            <w:lang w:eastAsia="zh-CN"/>
          </w:rPr>
          <w:t>，</w:t>
        </w:r>
      </w:ins>
      <w:ins w:id="150" w:author="孙心茹" w:date="2025-10-06T17:25:25Z">
        <w:r>
          <w:rPr>
            <w:rFonts w:hint="eastAsia"/>
          </w:rPr>
          <w:t>更适合被理解为一个</w:t>
        </w:r>
      </w:ins>
      <w:ins w:id="151" w:author="孙心茹" w:date="2025-10-07T19:51:49Z">
        <w:r>
          <w:rPr>
            <w:rFonts w:hint="eastAsia"/>
            <w:lang w:val="en-US" w:eastAsia="zh-CN"/>
          </w:rPr>
          <w:t>家族</w:t>
        </w:r>
      </w:ins>
      <w:ins w:id="152" w:author="孙心茹" w:date="2025-10-06T17:25:25Z">
        <w:r>
          <w:rPr>
            <w:rFonts w:hint="eastAsia"/>
            <w:b w:val="0"/>
            <w:bCs w:val="0"/>
          </w:rPr>
          <w:t>式构念。</w:t>
        </w:r>
      </w:ins>
    </w:p>
    <w:p w14:paraId="6BB4201E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53" w:author="孙心茹" w:date="2025-10-07T16:2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在</w:t>
        </w:r>
      </w:ins>
      <w:ins w:id="154" w:author="孙心茹" w:date="2025-10-07T16:22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第一步</w:t>
        </w:r>
      </w:ins>
      <w:ins w:id="155" w:author="孙心茹" w:date="2025-10-07T16:22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56" w:author="孙心茹" w:date="2025-10-07T16:22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157" w:author="孙心茹" w:date="2025-10-07T16:22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基础上</w:t>
        </w:r>
      </w:ins>
      <w:ins w:id="158" w:author="孙心茹" w:date="2025-10-07T16:22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利用</w:t>
        </w:r>
      </w:ins>
      <w:ins w:id="159" w:author="孙心茹" w:date="2025-10-17T15:50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网络</w:t>
        </w:r>
      </w:ins>
      <w:ins w:id="160" w:author="孙心茹" w:date="2025-10-17T15:50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61" w:author="孙心茹" w:date="2025-10-17T15:50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（</w:t>
        </w:r>
      </w:ins>
      <w:ins w:id="162" w:author="孙心茹" w:date="2025-10-17T15:50:05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EGA</w:t>
        </w:r>
      </w:ins>
      <w:ins w:id="163" w:author="孙心茹" w:date="2025-10-17T15:50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）</w:t>
        </w:r>
      </w:ins>
      <w:ins w:id="164" w:author="孙心茹" w:date="2025-10-07T16:22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对</w:t>
        </w:r>
      </w:ins>
      <w:ins w:id="165" w:author="孙心茹" w:date="2025-10-07T16:23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全部</w:t>
        </w:r>
      </w:ins>
      <w:ins w:id="166" w:author="孙心茹" w:date="2025-10-07T16:23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测量</w:t>
        </w:r>
      </w:ins>
      <w:ins w:id="167" w:author="孙心茹" w:date="2025-10-07T16:23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168" w:author="孙心茹" w:date="2025-10-07T16:23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169" w:author="孙心茹" w:date="2025-10-07T16:23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筛选</w:t>
        </w:r>
      </w:ins>
      <w:ins w:id="170" w:author="孙心茹" w:date="2025-10-07T16:23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171" w:author="孙心茹" w:date="2025-10-07T16:23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排除</w:t>
        </w:r>
      </w:ins>
      <w:ins w:id="172" w:author="孙心茹" w:date="2025-10-17T18:40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冗余</w:t>
        </w:r>
      </w:ins>
      <w:ins w:id="173" w:author="孙心茹" w:date="2025-10-17T18:40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174" w:author="孙心茹" w:date="2025-10-17T18:40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，</w:t>
        </w:r>
      </w:ins>
      <w:ins w:id="175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识别</w:t>
        </w:r>
      </w:ins>
      <w:ins w:id="176" w:author="孙心茹" w:date="2025-10-17T18:41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到了7</w:t>
        </w:r>
      </w:ins>
      <w:ins w:id="177" w:author="孙心茹" w:date="2025-10-17T18:41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个</w:t>
        </w:r>
      </w:ins>
      <w:ins w:id="178" w:author="孙心茹" w:date="2025-10-17T18:41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社群</w:t>
        </w:r>
      </w:ins>
      <w:del w:id="179" w:author="孙心茹" w:date="2025-10-07T16:24:1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整体拟合指标显示模型拟合良好</w:delText>
        </w:r>
      </w:del>
      <w:del w:id="180" w:author="孙心茹" w:date="2025-10-07T16:24:1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，</w:delText>
        </w:r>
      </w:del>
      <w:del w:id="181" w:author="孙心茹" w:date="2025-10-17T18:40:37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提取出的因子结构显</w:delText>
        </w:r>
      </w:del>
      <w:del w:id="182" w:author="孙心茹" w:date="2025-10-17T18:40:36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示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，</w:t>
      </w:r>
      <w:ins w:id="183" w:author="孙心茹" w:date="2025-10-17T18:41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结果</w:t>
        </w:r>
      </w:ins>
      <w:ins w:id="184" w:author="孙心茹" w:date="2025-10-17T18:41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表明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积极自我观并非单一维度，而是由若干相对独立的</w:t>
      </w:r>
      <w:ins w:id="185" w:author="孙心茹" w:date="2025-10-17T18:41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维度</w:t>
        </w:r>
      </w:ins>
      <w:del w:id="186" w:author="孙心茹" w:date="2025-10-17T18:41:35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因</w:delText>
        </w:r>
      </w:del>
      <w:del w:id="187" w:author="孙心茹" w:date="2025-10-17T18:41:3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子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组成</w:t>
      </w:r>
      <w:ins w:id="188" w:author="孙心茹" w:date="2025-10-07T16:24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；</w:t>
        </w:r>
      </w:ins>
      <w:ins w:id="189" w:author="孙心茹" w:date="2025-10-07T16:24:34Z">
        <w:r>
          <w:rPr>
            <w:rFonts w:hint="default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整体拟合指标显示模型拟合良好</w:t>
        </w:r>
      </w:ins>
      <w:ins w:id="190" w:author="孙心茹" w:date="2025-10-07T16:2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  <w:del w:id="191" w:author="孙心茹" w:date="2025-10-07T16:24:33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结果与网络分析、双因子模型的结论相互印证。</w:delText>
        </w:r>
      </w:del>
    </w:p>
    <w:p w14:paraId="04720CEA">
      <w:pPr>
        <w:pStyle w:val="3"/>
        <w:widowControl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  <w:ins w:id="192" w:author="孙心茹" w:date="2025-10-07T16:2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利用</w:t>
        </w:r>
      </w:ins>
      <w:ins w:id="193" w:author="孙心茹" w:date="2025-10-17T18:41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全部</w:t>
        </w:r>
      </w:ins>
      <w:ins w:id="194" w:author="孙心茹" w:date="2025-10-07T16:27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条目</w:t>
        </w:r>
      </w:ins>
      <w:ins w:id="195" w:author="孙心茹" w:date="2025-10-07T16:27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进行</w:t>
        </w:r>
      </w:ins>
      <w:ins w:id="196" w:author="孙心茹" w:date="2025-10-07T16:27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预测</w:t>
        </w:r>
      </w:ins>
      <w:ins w:id="197" w:author="孙心茹" w:date="2025-10-07T16:27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分析</w:t>
        </w:r>
      </w:ins>
      <w:ins w:id="198" w:author="孙心茹" w:date="2025-10-07T16:27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。</w:t>
        </w:r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自动机器学习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A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uto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ML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结果显示，积极自我观对个体心理健康预测</w:t>
      </w:r>
      <w:ins w:id="199" w:author="孙心茹" w:date="2025-10-17T18:4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能力</w:t>
        </w:r>
      </w:ins>
      <w:ins w:id="200" w:author="孙心茹" w:date="2025-10-17T18:42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有限</w:t>
        </w:r>
      </w:ins>
      <w:del w:id="201" w:author="孙心茹" w:date="2025-10-17T18:42:27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效</w:delText>
        </w:r>
      </w:del>
      <w:del w:id="202" w:author="孙心茹" w:date="2025-10-17T18:42:26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果</w:delText>
        </w:r>
      </w:del>
      <w:del w:id="203" w:author="孙心茹" w:date="2025-10-17T18:42:25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较</w:delText>
        </w:r>
      </w:del>
      <w:del w:id="204" w:author="孙心茹" w:date="2025-10-17T18:42:2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差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。</w:t>
      </w:r>
      <w:ins w:id="205" w:author="孙心茹" w:date="2025-10-17T18:4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在预测模型中，</w:t>
        </w:r>
      </w:ins>
      <w:ins w:id="206" w:author="孙心茹" w:date="2025-10-17T19:11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“</w:t>
        </w:r>
      </w:ins>
      <w:ins w:id="207" w:author="孙心茹" w:date="2025-10-17T18:4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积极自我加工</w:t>
        </w:r>
      </w:ins>
      <w:ins w:id="208" w:author="孙心茹" w:date="2025-10-17T19:11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”</w:t>
        </w:r>
      </w:ins>
      <w:ins w:id="209" w:author="孙心茹" w:date="2025-10-17T19:11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社群</w:t>
        </w:r>
      </w:ins>
      <w:ins w:id="210" w:author="孙心茹" w:date="2025-10-17T19:11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的</w:t>
        </w:r>
      </w:ins>
      <w:ins w:id="211" w:author="孙心茹" w:date="2025-10-17T19:11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>部分</w:t>
        </w:r>
      </w:ins>
      <w:ins w:id="212" w:author="孙心茹" w:date="2025-10-17T18:4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条目表现出显著的特征重要性（SHAP值），与EGA分析中得到的稳定社群相吻合。部分在EGA中被筛除的条目</w:t>
        </w:r>
      </w:ins>
      <w:ins w:id="213" w:author="孙心茹" w:date="2025-10-17T19:11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（</w:t>
        </w:r>
      </w:ins>
      <w:ins w:id="214" w:author="孙心茹" w:date="2025-10-17T18:4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尤其是来自行为任务</w:t>
        </w:r>
      </w:ins>
      <w:ins w:id="215" w:author="孙心茹" w:date="2025-10-17T19:11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）</w:t>
        </w:r>
      </w:ins>
      <w:ins w:id="216" w:author="孙心茹" w:date="2025-10-17T18:4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t>在预测模型中表现出较高的重要性。</w:t>
        </w:r>
      </w:ins>
    </w:p>
    <w:p w14:paraId="6F0784B4">
      <w:pPr>
        <w:pStyle w:val="3"/>
        <w:widowControl/>
        <w:numPr>
          <w:ilvl w:val="0"/>
          <w:numId w:val="1"/>
        </w:numPr>
        <w:rPr>
          <w:rFonts w:hint="default" w:cs="宋体"/>
        </w:rPr>
      </w:pPr>
      <w:commentRangeStart w:id="2"/>
      <w:commentRangeStart w:id="3"/>
      <w:r>
        <w:rPr>
          <w:rFonts w:cs="宋体"/>
        </w:rPr>
        <w:t>讨论（Discussion）</w:t>
      </w:r>
      <w:commentRangeEnd w:id="2"/>
      <w:r>
        <w:rPr>
          <w:rStyle w:val="9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2"/>
      </w:r>
      <w:commentRangeEnd w:id="3"/>
      <w:r>
        <w:commentReference w:id="3"/>
      </w:r>
    </w:p>
    <w:p w14:paraId="23BC63D6">
      <w:pPr>
        <w:rPr>
          <w:del w:id="217" w:author="孙心茹" w:date="2025-10-07T17:30:07Z"/>
        </w:rPr>
      </w:pPr>
      <w:del w:id="218" w:author="孙心茹" w:date="2025-10-07T17:30:07Z">
        <w:r>
          <w:rPr>
            <w:rFonts w:hint="eastAsia"/>
          </w:rPr>
          <w:delText>个体的积极自我认知在</w:delText>
        </w:r>
        <w:commentRangeStart w:id="4"/>
        <w:r>
          <w:rPr>
            <w:rFonts w:hint="eastAsia"/>
          </w:rPr>
          <w:delText>trail</w:delText>
        </w:r>
        <w:commentRangeEnd w:id="4"/>
      </w:del>
      <w:del w:id="219" w:author="孙心茹" w:date="2025-10-07T17:30:07Z">
        <w:r>
          <w:rPr>
            <w:rStyle w:val="9"/>
          </w:rPr>
          <w:commentReference w:id="4"/>
        </w:r>
      </w:del>
      <w:del w:id="220" w:author="孙心茹" w:date="2025-10-07T17:30:07Z">
        <w:r>
          <w:rPr>
            <w:rFonts w:hint="eastAsia"/>
          </w:rPr>
          <w:delText>层面和</w:delText>
        </w:r>
        <w:commentRangeStart w:id="5"/>
        <w:r>
          <w:rPr>
            <w:rFonts w:hint="eastAsia"/>
          </w:rPr>
          <w:delText>self-belief层</w:delText>
        </w:r>
        <w:commentRangeEnd w:id="5"/>
      </w:del>
      <w:del w:id="221" w:author="孙心茹" w:date="2025-10-07T17:30:07Z">
        <w:r>
          <w:rPr>
            <w:rStyle w:val="9"/>
          </w:rPr>
          <w:commentReference w:id="5"/>
        </w:r>
      </w:del>
      <w:del w:id="222" w:author="孙心茹" w:date="2025-10-07T17:30:07Z">
        <w:r>
          <w:rPr>
            <w:rFonts w:hint="eastAsia"/>
          </w:rPr>
          <w:delText>面存在分离现象。</w:delText>
        </w:r>
      </w:del>
    </w:p>
    <w:p w14:paraId="39883871">
      <w:pPr>
        <w:rPr>
          <w:del w:id="223" w:author="孙心茹" w:date="2025-10-07T17:30:07Z"/>
        </w:rPr>
      </w:pPr>
    </w:p>
    <w:p w14:paraId="5295DC91">
      <w:pPr>
        <w:rPr>
          <w:del w:id="224" w:author="孙心茹" w:date="2025-10-07T17:30:07Z"/>
        </w:rPr>
      </w:pPr>
      <w:del w:id="225" w:author="孙心茹" w:date="2025-10-07T17:30:07Z">
        <w:r>
          <w:rPr>
            <w:rFonts w:hint="eastAsia"/>
          </w:rPr>
          <w:delText>预测效果较差可能的原因（测量层面）。</w:delText>
        </w:r>
      </w:del>
    </w:p>
    <w:p w14:paraId="2844ADF7">
      <w:pPr>
        <w:rPr>
          <w:del w:id="226" w:author="孙心茹" w:date="2025-10-07T17:30:07Z"/>
        </w:rPr>
      </w:pPr>
    </w:p>
    <w:p w14:paraId="55A5A41C">
      <w:pPr>
        <w:rPr>
          <w:del w:id="227" w:author="孙心茹" w:date="2025-10-07T17:30:07Z"/>
        </w:rPr>
      </w:pPr>
      <w:del w:id="228" w:author="孙心茹" w:date="2025-10-07T17:30:07Z">
        <w:r>
          <w:rPr>
            <w:rFonts w:hint="eastAsia"/>
          </w:rPr>
          <w:delText>方法学的改进（</w:delText>
        </w:r>
      </w:del>
      <w:del w:id="229" w:author="孙心茹" w:date="2025-10-07T17:30:07Z">
        <w:r>
          <w:rPr/>
          <w:delText>A</w:delText>
        </w:r>
      </w:del>
      <w:del w:id="230" w:author="孙心茹" w:date="2025-10-07T17:30:07Z">
        <w:r>
          <w:rPr>
            <w:rFonts w:hint="eastAsia"/>
          </w:rPr>
          <w:delText>uto</w:delText>
        </w:r>
      </w:del>
      <w:del w:id="231" w:author="孙心茹" w:date="2025-10-07T17:30:07Z">
        <w:r>
          <w:rPr/>
          <w:delText>ML</w:delText>
        </w:r>
      </w:del>
      <w:del w:id="232" w:author="孙心茹" w:date="2025-10-07T17:30:07Z">
        <w:r>
          <w:rPr>
            <w:rFonts w:hint="eastAsia"/>
          </w:rPr>
          <w:delText>）。</w:delText>
        </w:r>
      </w:del>
    </w:p>
    <w:p w14:paraId="453543AE">
      <w:pPr>
        <w:rPr>
          <w:ins w:id="233" w:author="孙心茹" w:date="2025-10-07T17:32:15Z"/>
          <w:rFonts w:hint="eastAsia"/>
          <w:lang w:eastAsia="zh-CN"/>
        </w:rPr>
      </w:pPr>
      <w:ins w:id="234" w:author="孙心茹" w:date="2025-10-07T17:31:38Z">
        <w:r>
          <w:rPr>
            <w:rFonts w:hint="eastAsia"/>
          </w:rPr>
          <w:t>本研究通过数据驱动方法揭示了积极自我观在结构上的核心发现</w:t>
        </w:r>
      </w:ins>
      <w:ins w:id="235" w:author="孙心茹" w:date="2025-10-07T17:31:53Z">
        <w:r>
          <w:rPr>
            <w:rFonts w:hint="eastAsia"/>
            <w:lang w:eastAsia="zh-CN"/>
          </w:rPr>
          <w:t>，</w:t>
        </w:r>
      </w:ins>
      <w:ins w:id="236" w:author="孙心茹" w:date="2025-10-07T17:32:14Z">
        <w:r>
          <w:rPr>
            <w:rFonts w:hint="eastAsia"/>
            <w:lang w:eastAsia="zh-CN"/>
          </w:rPr>
          <w:t>这些结果共同表明，积极自我观不是单一因子，而是整合多层心理机制的复杂系统。</w:t>
        </w:r>
      </w:ins>
    </w:p>
    <w:p w14:paraId="4FA428FA">
      <w:pPr>
        <w:rPr>
          <w:ins w:id="237" w:author="孙心茹" w:date="2025-10-07T17:32:15Z"/>
          <w:rFonts w:hint="eastAsia"/>
          <w:lang w:eastAsia="zh-CN"/>
        </w:rPr>
      </w:pPr>
    </w:p>
    <w:p w14:paraId="0ABD5EFF">
      <w:pPr>
        <w:rPr>
          <w:ins w:id="238" w:author="孙心茹" w:date="2025-10-17T18:50:22Z"/>
          <w:rFonts w:hint="eastAsia"/>
        </w:rPr>
      </w:pPr>
      <w:ins w:id="239" w:author="孙心茹" w:date="2025-10-07T20:10:37Z">
        <w:r>
          <w:rPr>
            <w:rFonts w:hint="eastAsia"/>
            <w:lang w:val="en-US" w:eastAsia="zh-CN"/>
          </w:rPr>
          <w:t>在</w:t>
        </w:r>
      </w:ins>
      <w:ins w:id="240" w:author="孙心茹" w:date="2025-10-07T20:10:52Z">
        <w:r>
          <w:rPr>
            <w:rFonts w:hint="eastAsia"/>
            <w:lang w:val="en-US" w:eastAsia="zh-CN"/>
          </w:rPr>
          <w:t>功能</w:t>
        </w:r>
      </w:ins>
      <w:ins w:id="241" w:author="孙心茹" w:date="2025-10-07T20:10:56Z">
        <w:r>
          <w:rPr>
            <w:rFonts w:hint="eastAsia"/>
            <w:lang w:val="en-US" w:eastAsia="zh-CN"/>
          </w:rPr>
          <w:t>层面</w:t>
        </w:r>
      </w:ins>
      <w:ins w:id="242" w:author="孙心茹" w:date="2025-10-07T20:10:57Z">
        <w:r>
          <w:rPr>
            <w:rFonts w:hint="eastAsia"/>
            <w:lang w:val="en-US" w:eastAsia="zh-CN"/>
          </w:rPr>
          <w:t>，</w:t>
        </w:r>
      </w:ins>
      <w:ins w:id="243" w:author="孙心茹" w:date="2025-10-07T20:11:03Z">
        <w:r>
          <w:rPr>
            <w:rFonts w:hint="eastAsia"/>
            <w:lang w:val="en-US" w:eastAsia="zh-CN"/>
          </w:rPr>
          <w:t>积极自我</w:t>
        </w:r>
      </w:ins>
      <w:ins w:id="244" w:author="孙心茹" w:date="2025-10-07T20:11:04Z">
        <w:r>
          <w:rPr>
            <w:rFonts w:hint="eastAsia"/>
            <w:lang w:val="en-US" w:eastAsia="zh-CN"/>
          </w:rPr>
          <w:t>观</w:t>
        </w:r>
      </w:ins>
      <w:ins w:id="245" w:author="孙心茹" w:date="2025-10-07T20:11:05Z">
        <w:r>
          <w:rPr>
            <w:rFonts w:hint="eastAsia"/>
            <w:lang w:val="en-US" w:eastAsia="zh-CN"/>
          </w:rPr>
          <w:t>对</w:t>
        </w:r>
      </w:ins>
      <w:ins w:id="246" w:author="孙心茹" w:date="2025-10-07T20:11:08Z">
        <w:r>
          <w:rPr>
            <w:rFonts w:hint="eastAsia"/>
            <w:lang w:val="en-US" w:eastAsia="zh-CN"/>
          </w:rPr>
          <w:t>心理</w:t>
        </w:r>
      </w:ins>
      <w:ins w:id="247" w:author="孙心茹" w:date="2025-10-07T20:11:10Z">
        <w:r>
          <w:rPr>
            <w:rFonts w:hint="eastAsia"/>
            <w:lang w:val="en-US" w:eastAsia="zh-CN"/>
          </w:rPr>
          <w:t>健康</w:t>
        </w:r>
      </w:ins>
      <w:ins w:id="248" w:author="孙心茹" w:date="2025-10-07T20:11:13Z">
        <w:r>
          <w:rPr>
            <w:rFonts w:hint="eastAsia"/>
            <w:lang w:val="en-US" w:eastAsia="zh-CN"/>
          </w:rPr>
          <w:t>的预测</w:t>
        </w:r>
      </w:ins>
      <w:ins w:id="249" w:author="孙心茹" w:date="2025-10-07T20:11:51Z">
        <w:r>
          <w:rPr>
            <w:rFonts w:hint="eastAsia"/>
          </w:rPr>
          <w:t>力有限</w:t>
        </w:r>
      </w:ins>
      <w:ins w:id="250" w:author="孙心茹" w:date="2025-10-07T20:12:20Z">
        <w:r>
          <w:rPr>
            <w:rFonts w:hint="eastAsia"/>
            <w:lang w:eastAsia="zh-CN"/>
          </w:rPr>
          <w:t>。</w:t>
        </w:r>
      </w:ins>
      <w:ins w:id="251" w:author="孙心茹" w:date="2025-10-07T20:17:37Z">
        <w:r>
          <w:rPr>
            <w:rFonts w:hint="eastAsia"/>
          </w:rPr>
          <w:t>提示其作用机制可能并非直接影响健康水平，</w:t>
        </w:r>
      </w:ins>
      <w:ins w:id="252" w:author="孙心茹" w:date="2025-10-07T20:17:56Z">
        <w:r>
          <w:rPr>
            <w:rFonts w:hint="eastAsia"/>
            <w:lang w:val="en-US" w:eastAsia="zh-CN"/>
          </w:rPr>
          <w:t>在</w:t>
        </w:r>
      </w:ins>
      <w:ins w:id="253" w:author="孙心茹" w:date="2025-10-07T20:17:59Z">
        <w:r>
          <w:rPr>
            <w:rFonts w:hint="eastAsia"/>
            <w:lang w:val="en-US" w:eastAsia="zh-CN"/>
          </w:rPr>
          <w:t>积极自我</w:t>
        </w:r>
      </w:ins>
      <w:ins w:id="254" w:author="孙心茹" w:date="2025-10-07T20:18:06Z">
        <w:r>
          <w:rPr>
            <w:rFonts w:hint="eastAsia"/>
            <w:lang w:val="en-US" w:eastAsia="zh-CN"/>
          </w:rPr>
          <w:t>观</w:t>
        </w:r>
      </w:ins>
      <w:ins w:id="255" w:author="孙心茹" w:date="2025-10-07T20:18:08Z">
        <w:r>
          <w:rPr>
            <w:rFonts w:hint="eastAsia"/>
            <w:lang w:val="en-US" w:eastAsia="zh-CN"/>
          </w:rPr>
          <w:t>与</w:t>
        </w:r>
      </w:ins>
      <w:ins w:id="256" w:author="孙心茹" w:date="2025-10-07T20:18:13Z">
        <w:r>
          <w:rPr>
            <w:rFonts w:hint="eastAsia"/>
            <w:lang w:val="en-US" w:eastAsia="zh-CN"/>
          </w:rPr>
          <w:t>心理健康</w:t>
        </w:r>
      </w:ins>
      <w:ins w:id="257" w:author="孙心茹" w:date="2025-10-07T20:18:15Z">
        <w:r>
          <w:rPr>
            <w:rFonts w:hint="eastAsia"/>
            <w:lang w:val="en-US" w:eastAsia="zh-CN"/>
          </w:rPr>
          <w:t>之间</w:t>
        </w:r>
      </w:ins>
      <w:ins w:id="258" w:author="孙心茹" w:date="2025-10-07T20:18:16Z">
        <w:r>
          <w:rPr>
            <w:rFonts w:hint="eastAsia"/>
            <w:lang w:val="en-US" w:eastAsia="zh-CN"/>
          </w:rPr>
          <w:t>存在</w:t>
        </w:r>
      </w:ins>
      <w:ins w:id="259" w:author="孙心茹" w:date="2025-10-07T20:17:37Z">
        <w:r>
          <w:rPr>
            <w:rFonts w:hint="eastAsia"/>
          </w:rPr>
          <w:t>更复杂的心理过程。</w:t>
        </w:r>
      </w:ins>
    </w:p>
    <w:p w14:paraId="2840B21C">
      <w:pPr>
        <w:rPr>
          <w:ins w:id="260" w:author="孙心茹" w:date="2025-10-17T18:50:22Z"/>
          <w:rFonts w:hint="eastAsia"/>
        </w:rPr>
      </w:pPr>
    </w:p>
    <w:p w14:paraId="058ECD9C">
      <w:pPr>
        <w:rPr>
          <w:ins w:id="261" w:author="孙心茹" w:date="2025-10-07T17:33:49Z"/>
          <w:rFonts w:hint="eastAsia"/>
          <w:lang w:val="en-US" w:eastAsia="zh-CN"/>
        </w:rPr>
      </w:pPr>
      <w:ins w:id="262" w:author="孙心茹" w:date="2025-10-17T18:50:32Z">
        <w:r>
          <w:rPr>
            <w:rFonts w:hint="eastAsia"/>
          </w:rPr>
          <w:t>除此之外，积极自我加工具有一定的隐性贡献</w:t>
        </w:r>
      </w:ins>
      <w:ins w:id="263" w:author="孙心茹" w:date="2025-10-17T18:50:44Z">
        <w:r>
          <w:rPr>
            <w:rFonts w:hint="eastAsia"/>
            <w:lang w:eastAsia="zh-CN"/>
          </w:rPr>
          <w:t>。</w:t>
        </w:r>
      </w:ins>
      <w:ins w:id="264" w:author="孙心茹" w:date="2025-10-17T18:50:32Z">
        <w:r>
          <w:rPr>
            <w:rFonts w:hint="eastAsia"/>
          </w:rPr>
          <w:t>行为任务指标虽然与自我报告数据之间的相关度较低，但在功能层面上对心理健康变量具有独立预测力，揭示了积极自我加工的隐性贡献。</w:t>
        </w:r>
      </w:ins>
    </w:p>
    <w:p w14:paraId="2A1FB049">
      <w:pPr>
        <w:rPr>
          <w:ins w:id="265" w:author="孙心茹" w:date="2025-10-07T17:33:50Z"/>
          <w:rFonts w:hint="eastAsia"/>
          <w:lang w:eastAsia="zh-CN"/>
        </w:rPr>
      </w:pPr>
    </w:p>
    <w:p w14:paraId="37C37DBD">
      <w:pPr>
        <w:rPr>
          <w:rFonts w:hint="eastAsia"/>
          <w:lang w:eastAsia="zh-CN"/>
        </w:rPr>
      </w:pPr>
      <w:ins w:id="266" w:author="孙心茹" w:date="2025-10-07T17:33:53Z">
        <w:r>
          <w:rPr>
            <w:rFonts w:hint="eastAsia"/>
            <w:lang w:eastAsia="zh-CN"/>
          </w:rPr>
          <w:t>综合来看，</w:t>
        </w:r>
      </w:ins>
      <w:ins w:id="267" w:author="孙心茹" w:date="2025-10-07T17:37:38Z">
        <w:r>
          <w:rPr>
            <w:rFonts w:hint="eastAsia"/>
            <w:lang w:eastAsia="zh-CN"/>
          </w:rPr>
          <w:t>积极自我观既体现出结构上的家族相似性，又展现出功能上的系统协同，这为理解积极自我</w:t>
        </w:r>
      </w:ins>
      <w:ins w:id="268" w:author="孙心茹" w:date="2025-10-07T20:12:57Z">
        <w:r>
          <w:rPr>
            <w:rFonts w:hint="eastAsia"/>
            <w:lang w:val="en-US" w:eastAsia="zh-CN"/>
          </w:rPr>
          <w:t>观</w:t>
        </w:r>
      </w:ins>
      <w:ins w:id="269" w:author="孙心茹" w:date="2025-10-07T17:37:38Z">
        <w:r>
          <w:rPr>
            <w:rFonts w:hint="eastAsia"/>
            <w:lang w:eastAsia="zh-CN"/>
          </w:rPr>
          <w:t>的层次性与复杂性提供了理论</w:t>
        </w:r>
      </w:ins>
      <w:ins w:id="270" w:author="孙心茹" w:date="2025-10-07T20:13:17Z">
        <w:r>
          <w:rPr>
            <w:rFonts w:hint="eastAsia"/>
            <w:lang w:val="en-US" w:eastAsia="zh-CN"/>
          </w:rPr>
          <w:t>基础</w:t>
        </w:r>
      </w:ins>
      <w:ins w:id="271" w:author="孙心茹" w:date="2025-10-07T17:37:38Z">
        <w:r>
          <w:rPr>
            <w:rFonts w:hint="eastAsia"/>
            <w:lang w:eastAsia="zh-CN"/>
          </w:rPr>
          <w:t>。</w:t>
        </w:r>
      </w:ins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u Chuan-Peng" w:date="2025-10-06T11:14:00Z" w:initials="">
    <w:p w14:paraId="6A388633">
      <w:pPr>
        <w:pStyle w:val="4"/>
      </w:pPr>
      <w:r>
        <w:rPr>
          <w:rFonts w:hint="eastAsia"/>
        </w:rPr>
        <w:t>这里的分析需要分层次，与研究假设相对应。</w:t>
      </w:r>
    </w:p>
  </w:comment>
  <w:comment w:id="1" w:author="Hu Chuan-Peng" w:date="2025-10-06T11:14:00Z" w:initials="">
    <w:p w14:paraId="5C411295">
      <w:pPr>
        <w:pStyle w:val="4"/>
        <w:rPr>
          <w:rFonts w:hint="eastAsia"/>
        </w:rPr>
      </w:pPr>
      <w:r>
        <w:rPr>
          <w:rFonts w:hint="eastAsia"/>
        </w:rPr>
        <w:t>与上面相似，结果的呈现应该也有内在的逻辑，是为了解决我们提出的研究问题。</w:t>
      </w:r>
    </w:p>
  </w:comment>
  <w:comment w:id="2" w:author="Hu Chuan-Peng" w:date="2025-10-06T11:15:00Z" w:initials="">
    <w:p w14:paraId="38F11DBF">
      <w:pPr>
        <w:pStyle w:val="4"/>
        <w:rPr>
          <w:rFonts w:hint="eastAsia"/>
        </w:rPr>
      </w:pPr>
      <w:r>
        <w:rPr>
          <w:rFonts w:hint="eastAsia"/>
        </w:rPr>
        <w:t>讨论的逻辑要重写，仔细看看我最近发到飞书群里的那个关键写作的1</w:t>
      </w:r>
      <w:r>
        <w:t>5</w:t>
      </w:r>
      <w:r>
        <w:rPr>
          <w:rFonts w:hint="eastAsia"/>
        </w:rPr>
        <w:t>个步骤的英文文献</w:t>
      </w:r>
    </w:p>
  </w:comment>
  <w:comment w:id="3" w:author="孙心茹" w:date="2025-10-07T17:30:14Z" w:initials="">
    <w:p w14:paraId="4D8ED6B0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已参考文献重新梳理，分为“发现➕问题”两部分</w:t>
      </w:r>
    </w:p>
  </w:comment>
  <w:comment w:id="4" w:author="Hu Chuan-Peng" w:date="2025-10-06T11:15:00Z" w:initials="">
    <w:p w14:paraId="726FA4FA">
      <w:pPr>
        <w:pStyle w:val="4"/>
        <w:rPr>
          <w:rFonts w:hint="eastAsia"/>
        </w:rPr>
      </w:pPr>
      <w:r>
        <w:rPr>
          <w:rFonts w:hint="eastAsia"/>
        </w:rPr>
        <w:t>？？</w:t>
      </w:r>
    </w:p>
  </w:comment>
  <w:comment w:id="5" w:author="Hu Chuan-Peng" w:date="2025-10-06T11:15:00Z" w:initials="">
    <w:p w14:paraId="6E5B3FED">
      <w:pPr>
        <w:pStyle w:val="4"/>
        <w:rPr>
          <w:rFonts w:hint="eastAsia"/>
        </w:rPr>
      </w:pPr>
      <w:r>
        <w:rPr>
          <w:rFonts w:hint="eastAsia"/>
        </w:rPr>
        <w:t>？？？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388633" w15:done="0"/>
  <w15:commentEx w15:paraId="5C411295" w15:done="0"/>
  <w15:commentEx w15:paraId="38F11DBF" w15:done="0"/>
  <w15:commentEx w15:paraId="4D8ED6B0" w15:done="0" w15:paraIdParent="38F11DBF"/>
  <w15:commentEx w15:paraId="726FA4FA" w15:done="0"/>
  <w15:commentEx w15:paraId="6E5B3F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CE00D0"/>
    <w:multiLevelType w:val="singleLevel"/>
    <w:tmpl w:val="E7CE0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孙心茹">
    <w15:presenceInfo w15:providerId="WPS Office" w15:userId="126312105"/>
  </w15:person>
  <w15:person w15:author="Hu Chuan-Peng">
    <w15:presenceInfo w15:providerId="Windows Live" w15:userId="b3f3f6a417be69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5BD444"/>
    <w:rsid w:val="007C6C2A"/>
    <w:rsid w:val="0081670F"/>
    <w:rsid w:val="1BFB880D"/>
    <w:rsid w:val="3FFE18F0"/>
    <w:rsid w:val="79F738E9"/>
    <w:rsid w:val="7EFD266F"/>
    <w:rsid w:val="7F4EBA64"/>
    <w:rsid w:val="BBBA106A"/>
    <w:rsid w:val="BDBB3C0E"/>
    <w:rsid w:val="CE6C7F2D"/>
    <w:rsid w:val="E65BD444"/>
    <w:rsid w:val="E6BFB5E0"/>
    <w:rsid w:val="F6C94CDF"/>
    <w:rsid w:val="F6F6DB8E"/>
    <w:rsid w:val="FEBEE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1"/>
    <w:uiPriority w:val="0"/>
    <w:rPr>
      <w:sz w:val="20"/>
      <w:szCs w:val="20"/>
    </w:r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6">
    <w:name w:val="annotation subject"/>
    <w:basedOn w:val="4"/>
    <w:next w:val="4"/>
    <w:link w:val="12"/>
    <w:uiPriority w:val="0"/>
    <w:rPr>
      <w:b/>
      <w:bCs/>
    </w:rPr>
  </w:style>
  <w:style w:type="character" w:styleId="9">
    <w:name w:val="annotation reference"/>
    <w:basedOn w:val="8"/>
    <w:uiPriority w:val="0"/>
    <w:rPr>
      <w:sz w:val="16"/>
      <w:szCs w:val="16"/>
    </w:rPr>
  </w:style>
  <w:style w:type="paragraph" w:customStyle="1" w:styleId="10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1">
    <w:name w:val="Comment Text Char"/>
    <w:basedOn w:val="8"/>
    <w:link w:val="4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2">
    <w:name w:val="Comment Subject Char"/>
    <w:basedOn w:val="11"/>
    <w:link w:val="6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628</Characters>
  <Lines>5</Lines>
  <Paragraphs>1</Paragraphs>
  <TotalTime>271</TotalTime>
  <ScaleCrop>false</ScaleCrop>
  <LinksUpToDate>false</LinksUpToDate>
  <CharactersWithSpaces>737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2025-10-07T12:18:00Z</dcterms:created>
  <dc:creator>孙心茹</dc:creator>
  <cp:lastModifiedBy>孙心茹</cp:lastModifiedBy>
  <dcterms:modified xsi:type="dcterms:W3CDTF">2025-10-17T19:18:25Z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7C8D0C4824C6E3EF1020F2683B12CF97_43</vt:lpwstr>
  </property>
</Properties>
</file>