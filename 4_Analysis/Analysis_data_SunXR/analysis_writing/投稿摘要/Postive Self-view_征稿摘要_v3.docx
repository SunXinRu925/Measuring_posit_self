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2F871">
      <w:pPr>
        <w:spacing w:line="360" w:lineRule="auto"/>
        <w:jc w:val="center"/>
        <w:rPr>
          <w:rFonts w:ascii="SimHei" w:hAnsi="SimHei" w:eastAsia="SimHei" w:cs="SimHei"/>
          <w:sz w:val="28"/>
          <w:szCs w:val="28"/>
        </w:rPr>
      </w:pPr>
      <w:r>
        <w:rPr>
          <w:rFonts w:hint="eastAsia" w:ascii="SimHei" w:hAnsi="SimHei" w:eastAsia="SimHei" w:cs="SimHei"/>
          <w:sz w:val="28"/>
          <w:szCs w:val="28"/>
        </w:rPr>
        <w:t>积极自我观的测量：来自数据驱动的证据</w:t>
      </w:r>
    </w:p>
    <w:p w14:paraId="73EEFB49">
      <w:pPr>
        <w:spacing w:line="360" w:lineRule="auto"/>
        <w:jc w:val="center"/>
        <w:rPr>
          <w:rFonts w:ascii="宋体" w:hAnsi="宋体" w:eastAsia="宋体" w:cs="宋体"/>
          <w:color w:val="FF0000"/>
          <w:szCs w:val="21"/>
        </w:rPr>
      </w:pPr>
      <w:r>
        <w:rPr>
          <w:rFonts w:hint="eastAsia" w:ascii="宋体" w:hAnsi="宋体" w:eastAsia="宋体" w:cs="宋体"/>
          <w:color w:val="FF0000"/>
          <w:szCs w:val="21"/>
        </w:rPr>
        <w:t>孙心茹</w:t>
      </w:r>
      <w:del w:id="0" w:author="Hu Chuan-Peng" w:date="2025-10-09T10:08:00Z">
        <w:r>
          <w:rPr>
            <w:rFonts w:hint="eastAsia" w:ascii="宋体" w:hAnsi="宋体" w:eastAsia="宋体" w:cs="宋体"/>
            <w:color w:val="FF0000"/>
            <w:szCs w:val="21"/>
          </w:rPr>
          <w:delText>¹</w:delText>
        </w:r>
      </w:del>
      <w:r>
        <w:rPr>
          <w:rFonts w:hint="eastAsia" w:ascii="宋体" w:hAnsi="宋体" w:eastAsia="宋体" w:cs="宋体"/>
          <w:color w:val="FF0000"/>
          <w:szCs w:val="21"/>
        </w:rPr>
        <w:t>，丁一，孙淑婷，</w:t>
      </w:r>
      <w:del w:id="1" w:author="Hu Chuan-Peng" w:date="2025-10-09T10:06:00Z">
        <w:r>
          <w:rPr>
            <w:rFonts w:hint="eastAsia" w:ascii="宋体" w:hAnsi="宋体" w:eastAsia="宋体" w:cs="宋体"/>
            <w:color w:val="FF0000"/>
            <w:szCs w:val="21"/>
          </w:rPr>
          <w:delText>隋洁，</w:delText>
        </w:r>
      </w:del>
      <w:r>
        <w:rPr>
          <w:rFonts w:hint="eastAsia" w:ascii="宋体" w:hAnsi="宋体" w:eastAsia="宋体" w:cs="宋体"/>
          <w:color w:val="FF0000"/>
          <w:szCs w:val="21"/>
        </w:rPr>
        <w:t>胡传鹏</w:t>
      </w:r>
      <w:del w:id="2" w:author="Hu Chuan-Peng" w:date="2025-10-09T10:08:00Z">
        <w:r>
          <w:rPr>
            <w:rFonts w:hint="eastAsia" w:ascii="宋体" w:hAnsi="宋体" w:eastAsia="宋体" w:cs="宋体"/>
            <w:color w:val="FF0000"/>
            <w:szCs w:val="21"/>
          </w:rPr>
          <w:delText>¹</w:delText>
        </w:r>
      </w:del>
      <w:r>
        <w:rPr>
          <w:rFonts w:hint="eastAsia" w:ascii="宋体" w:hAnsi="宋体" w:eastAsia="宋体" w:cs="宋体"/>
          <w:color w:val="FF0000"/>
          <w:szCs w:val="21"/>
          <w:vertAlign w:val="superscript"/>
        </w:rPr>
        <w:t>*</w:t>
      </w:r>
    </w:p>
    <w:p w14:paraId="11A4D233">
      <w:pPr>
        <w:spacing w:line="360" w:lineRule="auto"/>
        <w:jc w:val="center"/>
        <w:rPr>
          <w:rFonts w:hint="eastAsia" w:ascii="宋体" w:hAnsi="宋体" w:eastAsia="宋体" w:cs="宋体"/>
          <w:color w:val="FF0000"/>
          <w:szCs w:val="21"/>
        </w:rPr>
      </w:pPr>
      <w:ins w:id="3" w:author="Hu Chuan-Peng" w:date="2025-10-09T10:06:00Z">
        <w:r>
          <w:rPr>
            <w:rFonts w:hint="eastAsia" w:ascii="宋体" w:hAnsi="宋体" w:eastAsia="宋体" w:cs="宋体"/>
            <w:color w:val="FF0000"/>
            <w:szCs w:val="21"/>
          </w:rPr>
          <w:t>（</w:t>
        </w:r>
      </w:ins>
      <w:del w:id="4" w:author="Hu Chuan-Peng" w:date="2025-10-09T10:06:00Z">
        <w:r>
          <w:rPr>
            <w:rFonts w:hint="eastAsia" w:ascii="宋体" w:hAnsi="宋体" w:eastAsia="宋体" w:cs="宋体"/>
            <w:color w:val="FF0000"/>
            <w:szCs w:val="21"/>
          </w:rPr>
          <w:delText>1</w:delText>
        </w:r>
      </w:del>
      <w:r>
        <w:rPr>
          <w:rFonts w:hint="eastAsia" w:ascii="宋体" w:hAnsi="宋体" w:eastAsia="宋体" w:cs="宋体"/>
          <w:color w:val="FF0000"/>
          <w:szCs w:val="21"/>
        </w:rPr>
        <w:t>南京师范大学心理学院，南京，</w:t>
      </w:r>
      <w:r>
        <w:rPr>
          <w:rFonts w:ascii="宋体" w:hAnsi="宋体" w:eastAsia="宋体" w:cs="宋体"/>
          <w:color w:val="FF0000"/>
          <w:szCs w:val="21"/>
        </w:rPr>
        <w:t>210024</w:t>
      </w:r>
      <w:ins w:id="5" w:author="Hu Chuan-Peng" w:date="2025-10-09T10:07:00Z">
        <w:r>
          <w:rPr>
            <w:rFonts w:hint="eastAsia" w:ascii="宋体" w:hAnsi="宋体" w:eastAsia="宋体" w:cs="宋体"/>
            <w:color w:val="FF0000"/>
            <w:szCs w:val="21"/>
          </w:rPr>
          <w:t>）</w:t>
        </w:r>
      </w:ins>
    </w:p>
    <w:p w14:paraId="0C99ADF4">
      <w:pPr>
        <w:spacing w:line="360" w:lineRule="auto"/>
        <w:jc w:val="center"/>
        <w:rPr>
          <w:rFonts w:ascii="宋体" w:hAnsi="宋体" w:eastAsia="宋体" w:cs="宋体"/>
          <w:color w:val="FF0000"/>
          <w:szCs w:val="21"/>
        </w:rPr>
      </w:pPr>
      <w:del w:id="6" w:author="Hu Chuan-Peng" w:date="2025-10-09T10:07:00Z">
        <w:r>
          <w:rPr>
            <w:rFonts w:hint="eastAsia" w:ascii="宋体" w:hAnsi="宋体" w:eastAsia="宋体" w:cs="宋体"/>
            <w:color w:val="FF0000"/>
            <w:szCs w:val="21"/>
            <w:vertAlign w:val="superscript"/>
          </w:rPr>
          <w:delText>1</w:delText>
        </w:r>
      </w:del>
      <w:r>
        <w:rPr>
          <w:rFonts w:hint="eastAsia" w:ascii="宋体" w:hAnsi="宋体" w:eastAsia="宋体" w:cs="宋体"/>
          <w:color w:val="FF0000"/>
          <w:szCs w:val="21"/>
          <w:vertAlign w:val="superscript"/>
        </w:rPr>
        <w:t>*</w:t>
      </w:r>
      <w:del w:id="7" w:author="Hu Chuan-Peng" w:date="2025-10-09T10:07:00Z">
        <w:r>
          <w:rPr>
            <w:rFonts w:hint="eastAsia" w:ascii="宋体" w:hAnsi="宋体" w:eastAsia="宋体" w:cs="宋体"/>
            <w:color w:val="FF0000"/>
            <w:szCs w:val="21"/>
          </w:rPr>
          <w:delText>南京师范大学心理学院，南京，210024，</w:delText>
        </w:r>
      </w:del>
      <w:r>
        <w:rPr>
          <w:rFonts w:hint="eastAsia" w:ascii="宋体" w:hAnsi="宋体" w:eastAsia="宋体" w:cs="宋体"/>
          <w:color w:val="FF0000"/>
          <w:szCs w:val="21"/>
        </w:rPr>
        <w:t>通讯作者邮箱：</w:t>
      </w:r>
      <w:del w:id="8" w:author="Hu Chuan-Peng" w:date="2025-10-09T10:07:00Z">
        <w:r>
          <w:rPr>
            <w:rFonts w:hint="eastAsia" w:ascii="宋体" w:hAnsi="宋体" w:eastAsia="宋体" w:cs="宋体"/>
            <w:color w:val="FF0000"/>
            <w:szCs w:val="21"/>
          </w:rPr>
          <w:fldChar w:fldCharType="begin"/>
        </w:r>
      </w:del>
      <w:del w:id="9" w:author="Hu Chuan-Peng" w:date="2025-10-09T10:07:00Z">
        <w:r>
          <w:rPr>
            <w:rFonts w:hint="eastAsia" w:ascii="宋体" w:hAnsi="宋体" w:eastAsia="宋体" w:cs="宋体"/>
            <w:color w:val="FF0000"/>
            <w:szCs w:val="21"/>
          </w:rPr>
          <w:delInstrText xml:space="preserve"> HYPERLINK "mailto:hcp4715@hotmail.com" </w:delInstrText>
        </w:r>
      </w:del>
      <w:del w:id="10" w:author="Hu Chuan-Peng" w:date="2025-10-09T10:07:00Z">
        <w:r>
          <w:rPr>
            <w:rFonts w:hint="eastAsia" w:ascii="宋体" w:hAnsi="宋体" w:eastAsia="宋体" w:cs="宋体"/>
            <w:color w:val="FF0000"/>
            <w:szCs w:val="21"/>
          </w:rPr>
          <w:fldChar w:fldCharType="separate"/>
        </w:r>
      </w:del>
      <w:ins w:id="11" w:author="孙心茹" w:date="2025-10-09T09:21:00Z">
        <w:del w:id="12" w:author="Hu Chuan-Peng" w:date="2025-10-09T10:07:00Z">
          <w:r>
            <w:rPr>
              <w:rFonts w:hint="eastAsia" w:ascii="宋体" w:hAnsi="宋体" w:eastAsia="宋体" w:cs="宋体"/>
              <w:color w:val="FF0000"/>
              <w:szCs w:val="21"/>
            </w:rPr>
            <w:delText>hcp4715@hotmail.com</w:delText>
          </w:r>
        </w:del>
      </w:ins>
      <w:ins w:id="13" w:author="孙心茹" w:date="2025-10-09T09:21:00Z">
        <w:del w:id="14" w:author="Hu Chuan-Peng" w:date="2025-10-09T10:07:00Z">
          <w:r>
            <w:rPr>
              <w:rFonts w:hint="eastAsia" w:ascii="宋体" w:hAnsi="宋体" w:eastAsia="宋体" w:cs="宋体"/>
              <w:color w:val="FF0000"/>
              <w:szCs w:val="21"/>
            </w:rPr>
            <w:fldChar w:fldCharType="end"/>
          </w:r>
        </w:del>
      </w:ins>
      <w:ins w:id="15" w:author="Hu Chuan-Peng" w:date="2025-10-09T10:07:00Z">
        <w:r>
          <w:rPr>
            <w:rFonts w:hint="eastAsia" w:ascii="宋体" w:hAnsi="宋体" w:eastAsia="宋体" w:cs="宋体"/>
            <w:color w:val="FF0000"/>
            <w:szCs w:val="21"/>
          </w:rPr>
          <w:t>hcp4715@hotmail.com</w:t>
        </w:r>
      </w:ins>
      <w:del w:id="16" w:author="孙心茹" w:date="2025-10-09T09:19:00Z">
        <w:r>
          <w:rPr>
            <w:rFonts w:hint="eastAsia" w:ascii="宋体" w:hAnsi="宋体" w:eastAsia="宋体" w:cs="宋体"/>
            <w:color w:val="FF0000"/>
            <w:szCs w:val="21"/>
          </w:rPr>
          <w:delText>[作者信息加上]</w:delText>
        </w:r>
      </w:del>
    </w:p>
    <w:p w14:paraId="708A1794">
      <w:pPr>
        <w:spacing w:line="360" w:lineRule="auto"/>
        <w:rPr>
          <w:rFonts w:ascii="Times New Roman" w:hAnsi="Times New Roman" w:eastAsia="宋体" w:cs="Times New Roman"/>
          <w:sz w:val="24"/>
          <w:rPrChange w:id="17" w:author="Hu Chuan-Peng" w:date="2025-10-09T10:08:00Z">
            <w:rPr>
              <w:rFonts w:ascii="宋体" w:hAnsi="宋体" w:eastAsia="宋体" w:cs="宋体"/>
              <w:sz w:val="24"/>
            </w:rPr>
          </w:rPrChange>
        </w:rPr>
      </w:pPr>
      <w:r>
        <w:rPr>
          <w:rFonts w:hint="default" w:ascii="Times New Roman" w:hAnsi="Times New Roman" w:eastAsia="宋体" w:cs="Times New Roman"/>
          <w:b/>
          <w:bCs/>
          <w:sz w:val="24"/>
          <w:rPrChange w:id="18" w:author="Hu Chuan-Peng" w:date="2025-10-09T10:08:00Z">
            <w:rPr>
              <w:rFonts w:hint="eastAsia" w:ascii="宋体" w:hAnsi="宋体" w:eastAsia="宋体" w:cs="宋体"/>
              <w:b/>
              <w:bCs/>
              <w:sz w:val="24"/>
            </w:rPr>
          </w:rPrChange>
        </w:rPr>
        <w:t>摘要：</w:t>
      </w:r>
      <w:r>
        <w:rPr>
          <w:rFonts w:hint="default" w:ascii="Times New Roman" w:hAnsi="Times New Roman" w:eastAsia="宋体" w:cs="Times New Roman"/>
          <w:sz w:val="24"/>
          <w:rPrChange w:id="19" w:author="Hu Chuan-Peng" w:date="2025-10-09T10:08:00Z">
            <w:rPr>
              <w:rFonts w:hint="eastAsia" w:ascii="宋体" w:hAnsi="宋体" w:eastAsia="宋体" w:cs="宋体"/>
              <w:sz w:val="24"/>
            </w:rPr>
          </w:rPrChange>
        </w:rPr>
        <w:t>积极自我观（</w:t>
      </w:r>
      <w:r>
        <w:rPr>
          <w:rFonts w:hint="default" w:ascii="Times New Roman" w:hAnsi="Times New Roman" w:eastAsia="宋体" w:cs="Times New Roman"/>
          <w:sz w:val="24"/>
          <w:rPrChange w:id="20" w:author="Hu Chuan-Peng" w:date="2025-10-09T10:08:00Z">
            <w:rPr>
              <w:rFonts w:hint="eastAsia" w:ascii="宋体" w:hAnsi="宋体" w:eastAsia="宋体" w:cs="宋体"/>
              <w:sz w:val="24"/>
            </w:rPr>
          </w:rPrChange>
        </w:rPr>
        <w:t>positive self-view</w:t>
      </w:r>
      <w:r>
        <w:rPr>
          <w:rFonts w:hint="default" w:ascii="Times New Roman" w:hAnsi="Times New Roman" w:eastAsia="宋体" w:cs="Times New Roman"/>
          <w:sz w:val="24"/>
          <w:rPrChange w:id="21" w:author="Hu Chuan-Peng" w:date="2025-10-09T10:08:00Z">
            <w:rPr>
              <w:rFonts w:hint="eastAsia" w:ascii="宋体" w:hAnsi="宋体" w:eastAsia="宋体" w:cs="宋体"/>
              <w:sz w:val="24"/>
            </w:rPr>
          </w:rPrChange>
        </w:rPr>
        <w:t>）指的是个体对自身特质、能力和价值的正向认知与情感评价</w:t>
      </w:r>
      <w:del w:id="22" w:author="Hu Chuan-Peng" w:date="2025-10-09T10:05:00Z">
        <w:r>
          <w:rPr>
            <w:rFonts w:hint="default" w:ascii="Times New Roman" w:hAnsi="Times New Roman" w:eastAsia="宋体" w:cs="Times New Roman"/>
            <w:sz w:val="24"/>
            <w:rPrChange w:id="23" w:author="Hu Chuan-Peng" w:date="2025-10-09T10:08:00Z">
              <w:rPr>
                <w:rFonts w:hint="eastAsia" w:ascii="宋体" w:hAnsi="宋体" w:eastAsia="宋体" w:cs="宋体"/>
                <w:sz w:val="24"/>
              </w:rPr>
            </w:rPrChange>
          </w:rPr>
          <w:delText>，体现了自我接纳、自我效能和自我关怀等心理特征，</w:delText>
        </w:r>
      </w:del>
      <w:del w:id="24" w:author="Hu Chuan-Peng" w:date="2025-10-08T11:05:00Z">
        <w:r>
          <w:rPr>
            <w:rFonts w:hint="default" w:ascii="Times New Roman" w:hAnsi="Times New Roman" w:eastAsia="宋体" w:cs="Times New Roman"/>
            <w:sz w:val="24"/>
            <w:rPrChange w:id="25" w:author="Hu Chuan-Peng" w:date="2025-10-09T10:08:00Z">
              <w:rPr>
                <w:rFonts w:hint="eastAsia" w:ascii="宋体" w:hAnsi="宋体" w:eastAsia="宋体" w:cs="宋体"/>
                <w:sz w:val="24"/>
              </w:rPr>
            </w:rPrChange>
          </w:rPr>
          <w:delText>是促进</w:delText>
        </w:r>
      </w:del>
      <w:del w:id="26" w:author="Hu Chuan-Peng" w:date="2025-10-09T10:05:00Z">
        <w:r>
          <w:rPr>
            <w:rFonts w:hint="default" w:ascii="Times New Roman" w:hAnsi="Times New Roman" w:eastAsia="宋体" w:cs="Times New Roman"/>
            <w:sz w:val="24"/>
            <w:rPrChange w:id="27" w:author="Hu Chuan-Peng" w:date="2025-10-09T10:08:00Z">
              <w:rPr>
                <w:rFonts w:hint="eastAsia" w:ascii="宋体" w:hAnsi="宋体" w:eastAsia="宋体" w:cs="宋体"/>
                <w:sz w:val="24"/>
              </w:rPr>
            </w:rPrChange>
          </w:rPr>
          <w:delText>个体适应与心理健康</w:delText>
        </w:r>
      </w:del>
      <w:del w:id="28" w:author="Hu Chuan-Peng" w:date="2025-10-08T11:05:00Z">
        <w:r>
          <w:rPr>
            <w:rFonts w:hint="default" w:ascii="Times New Roman" w:hAnsi="Times New Roman" w:eastAsia="宋体" w:cs="Times New Roman"/>
            <w:sz w:val="24"/>
            <w:rPrChange w:id="29" w:author="Hu Chuan-Peng" w:date="2025-10-09T10:08:00Z">
              <w:rPr>
                <w:rFonts w:hint="eastAsia" w:ascii="宋体" w:hAnsi="宋体" w:eastAsia="宋体" w:cs="宋体"/>
                <w:sz w:val="24"/>
              </w:rPr>
            </w:rPrChange>
          </w:rPr>
          <w:delText>的重要心理资源</w:delText>
        </w:r>
      </w:del>
      <w:ins w:id="30" w:author="Hu Chuan-Peng" w:date="2025-10-08T11:05:00Z">
        <w:r>
          <w:rPr>
            <w:rFonts w:hint="default" w:ascii="Times New Roman" w:hAnsi="Times New Roman" w:eastAsia="宋体" w:cs="Times New Roman"/>
            <w:sz w:val="24"/>
            <w:rPrChange w:id="31" w:author="Hu Chuan-Peng" w:date="2025-10-09T10:08:00Z">
              <w:rPr>
                <w:rFonts w:hint="eastAsia" w:ascii="宋体" w:hAnsi="宋体" w:eastAsia="宋体" w:cs="宋体"/>
                <w:sz w:val="24"/>
              </w:rPr>
            </w:rPrChange>
          </w:rPr>
          <w:t>。</w:t>
        </w:r>
      </w:ins>
      <w:del w:id="32" w:author="Hu Chuan-Peng" w:date="2025-10-08T11:05:00Z">
        <w:r>
          <w:rPr>
            <w:rFonts w:hint="default" w:ascii="Times New Roman" w:hAnsi="Times New Roman" w:eastAsia="宋体" w:cs="Times New Roman"/>
            <w:sz w:val="24"/>
            <w:rPrChange w:id="33" w:author="Hu Chuan-Peng" w:date="2025-10-09T10:08:00Z">
              <w:rPr>
                <w:rFonts w:hint="eastAsia" w:ascii="宋体" w:hAnsi="宋体" w:eastAsia="宋体" w:cs="宋体"/>
                <w:sz w:val="24"/>
              </w:rPr>
            </w:rPrChange>
          </w:rPr>
          <w:delText>，</w:delText>
        </w:r>
      </w:del>
      <w:r>
        <w:rPr>
          <w:rFonts w:hint="default" w:ascii="Times New Roman" w:hAnsi="Times New Roman" w:eastAsia="宋体" w:cs="Times New Roman"/>
          <w:sz w:val="24"/>
          <w:rPrChange w:id="34" w:author="Hu Chuan-Peng" w:date="2025-10-09T10:08:00Z">
            <w:rPr>
              <w:rFonts w:hint="eastAsia" w:ascii="宋体" w:hAnsi="宋体" w:eastAsia="宋体" w:cs="宋体"/>
              <w:sz w:val="24"/>
            </w:rPr>
          </w:rPrChange>
        </w:rPr>
        <w:t>但先前研究采用多种工具测量积极自我观，因此如何准确地</w:t>
      </w:r>
      <w:ins w:id="35" w:author="Hu Chuan-Peng" w:date="2025-10-09T10:09:00Z">
        <w:r>
          <w:rPr>
            <w:rFonts w:hint="eastAsia" w:ascii="Times New Roman" w:hAnsi="Times New Roman" w:eastAsia="宋体" w:cs="Times New Roman"/>
            <w:sz w:val="24"/>
          </w:rPr>
          <w:t>定义并</w:t>
        </w:r>
      </w:ins>
      <w:r>
        <w:rPr>
          <w:rFonts w:hint="default" w:ascii="Times New Roman" w:hAnsi="Times New Roman" w:eastAsia="宋体" w:cs="Times New Roman"/>
          <w:sz w:val="24"/>
          <w:rPrChange w:id="36" w:author="Hu Chuan-Peng" w:date="2025-10-09T10:08:00Z">
            <w:rPr>
              <w:rFonts w:hint="eastAsia" w:ascii="宋体" w:hAnsi="宋体" w:eastAsia="宋体" w:cs="宋体"/>
              <w:sz w:val="24"/>
            </w:rPr>
          </w:rPrChange>
        </w:rPr>
        <w:t>测量该构念仍存在争议。</w:t>
      </w:r>
      <w:del w:id="37" w:author="Hu Chuan-Peng" w:date="2025-10-09T10:09:00Z">
        <w:r>
          <w:rPr>
            <w:rFonts w:hint="default" w:ascii="Times New Roman" w:hAnsi="Times New Roman" w:eastAsia="宋体" w:cs="Times New Roman"/>
            <w:sz w:val="24"/>
            <w:rPrChange w:id="38" w:author="Hu Chuan-Peng" w:date="2025-10-09T10:08:00Z">
              <w:rPr>
                <w:rFonts w:hint="eastAsia" w:ascii="宋体" w:hAnsi="宋体" w:eastAsia="宋体" w:cs="宋体"/>
                <w:sz w:val="24"/>
              </w:rPr>
            </w:rPrChange>
          </w:rPr>
          <w:delText>为解决这一问题，</w:delText>
        </w:r>
      </w:del>
      <w:r>
        <w:rPr>
          <w:rFonts w:hint="default" w:ascii="Times New Roman" w:hAnsi="Times New Roman" w:eastAsia="宋体" w:cs="Times New Roman"/>
          <w:sz w:val="24"/>
          <w:rPrChange w:id="39" w:author="Hu Chuan-Peng" w:date="2025-10-09T10:08:00Z">
            <w:rPr>
              <w:rFonts w:hint="eastAsia" w:ascii="宋体" w:hAnsi="宋体" w:eastAsia="宋体" w:cs="宋体"/>
              <w:sz w:val="24"/>
            </w:rPr>
          </w:rPrChange>
        </w:rPr>
        <w:t>本研究对同一批被试</w:t>
      </w:r>
      <w:ins w:id="40" w:author="Hu Chuan-Peng" w:date="2025-10-09T10:09:00Z">
        <w:r>
          <w:rPr>
            <w:rFonts w:ascii="Times New Roman" w:hAnsi="Times New Roman" w:eastAsia="宋体" w:cs="Times New Roman"/>
            <w:sz w:val="24"/>
          </w:rPr>
          <w:t>（N = 503）</w:t>
        </w:r>
      </w:ins>
      <w:r>
        <w:rPr>
          <w:rFonts w:hint="default" w:ascii="Times New Roman" w:hAnsi="Times New Roman" w:eastAsia="宋体" w:cs="Times New Roman"/>
          <w:sz w:val="24"/>
          <w:rPrChange w:id="41" w:author="Hu Chuan-Peng" w:date="2025-10-09T10:08:00Z">
            <w:rPr>
              <w:rFonts w:hint="eastAsia" w:ascii="宋体" w:hAnsi="宋体" w:eastAsia="宋体" w:cs="宋体"/>
              <w:sz w:val="24"/>
            </w:rPr>
          </w:rPrChange>
        </w:rPr>
        <w:t>施测</w:t>
      </w:r>
      <w:r>
        <w:rPr>
          <w:rFonts w:hint="default" w:ascii="Times New Roman" w:hAnsi="Times New Roman" w:eastAsia="宋体" w:cs="Times New Roman"/>
          <w:sz w:val="24"/>
          <w:rPrChange w:id="42" w:author="Hu Chuan-Peng" w:date="2025-10-09T10:08:00Z">
            <w:rPr>
              <w:rFonts w:hint="eastAsia" w:ascii="宋体" w:hAnsi="宋体" w:eastAsia="宋体" w:cs="宋体"/>
              <w:sz w:val="24"/>
            </w:rPr>
          </w:rPrChange>
        </w:rPr>
        <w:t>12</w:t>
      </w:r>
      <w:r>
        <w:rPr>
          <w:rFonts w:hint="default" w:ascii="Times New Roman" w:hAnsi="Times New Roman" w:eastAsia="宋体" w:cs="Times New Roman"/>
          <w:sz w:val="24"/>
          <w:rPrChange w:id="43" w:author="Hu Chuan-Peng" w:date="2025-10-09T10:08:00Z">
            <w:rPr>
              <w:rFonts w:hint="eastAsia" w:ascii="宋体" w:hAnsi="宋体" w:eastAsia="宋体" w:cs="宋体"/>
              <w:sz w:val="24"/>
            </w:rPr>
          </w:rPrChange>
        </w:rPr>
        <w:t>个自我报告问卷及</w:t>
      </w:r>
      <w:r>
        <w:rPr>
          <w:rFonts w:hint="default" w:ascii="Times New Roman" w:hAnsi="Times New Roman" w:eastAsia="宋体" w:cs="Times New Roman"/>
          <w:sz w:val="24"/>
          <w:rPrChange w:id="44" w:author="Hu Chuan-Peng" w:date="2025-10-09T10:08:00Z">
            <w:rPr>
              <w:rFonts w:hint="eastAsia" w:ascii="宋体" w:hAnsi="宋体" w:eastAsia="宋体" w:cs="宋体"/>
              <w:sz w:val="24"/>
            </w:rPr>
          </w:rPrChange>
        </w:rPr>
        <w:t>3</w:t>
      </w:r>
      <w:r>
        <w:rPr>
          <w:rFonts w:hint="default" w:ascii="Times New Roman" w:hAnsi="Times New Roman" w:eastAsia="宋体" w:cs="Times New Roman"/>
          <w:sz w:val="24"/>
          <w:rPrChange w:id="45" w:author="Hu Chuan-Peng" w:date="2025-10-09T10:08:00Z">
            <w:rPr>
              <w:rFonts w:hint="eastAsia" w:ascii="宋体" w:hAnsi="宋体" w:eastAsia="宋体" w:cs="宋体"/>
              <w:sz w:val="24"/>
            </w:rPr>
          </w:rPrChange>
        </w:rPr>
        <w:t>个行为任务</w:t>
      </w:r>
      <w:del w:id="46" w:author="Hu Chuan-Peng" w:date="2025-10-09T10:09:00Z">
        <w:r>
          <w:rPr>
            <w:rFonts w:hint="default" w:ascii="Times New Roman" w:hAnsi="Times New Roman" w:eastAsia="宋体" w:cs="Times New Roman"/>
            <w:sz w:val="24"/>
            <w:rPrChange w:id="47" w:author="Hu Chuan-Peng" w:date="2025-10-09T10:08:00Z">
              <w:rPr>
                <w:rFonts w:hint="eastAsia" w:ascii="宋体" w:hAnsi="宋体" w:eastAsia="宋体" w:cs="宋体"/>
                <w:sz w:val="24"/>
              </w:rPr>
            </w:rPrChange>
          </w:rPr>
          <w:delText>（</w:delText>
        </w:r>
      </w:del>
      <w:del w:id="48" w:author="Hu Chuan-Peng" w:date="2025-10-09T10:09:00Z">
        <w:r>
          <w:rPr>
            <w:rFonts w:hint="default" w:ascii="Times New Roman" w:hAnsi="Times New Roman" w:eastAsia="宋体" w:cs="Times New Roman"/>
            <w:sz w:val="24"/>
            <w:rPrChange w:id="49" w:author="Hu Chuan-Peng" w:date="2025-10-09T10:08:00Z">
              <w:rPr>
                <w:rFonts w:hint="eastAsia" w:ascii="宋体" w:hAnsi="宋体" w:eastAsia="宋体" w:cs="宋体"/>
                <w:sz w:val="24"/>
              </w:rPr>
            </w:rPrChange>
          </w:rPr>
          <w:delText>N</w:delText>
        </w:r>
      </w:del>
      <w:del w:id="50" w:author="Hu Chuan-Peng" w:date="2025-10-09T10:09:00Z">
        <w:r>
          <w:rPr>
            <w:rFonts w:ascii="Times New Roman" w:hAnsi="Times New Roman" w:eastAsia="宋体" w:cs="Times New Roman"/>
            <w:sz w:val="24"/>
            <w:rPrChange w:id="51" w:author="Hu Chuan-Peng" w:date="2025-10-09T10:08:00Z">
              <w:rPr>
                <w:rFonts w:ascii="宋体" w:hAnsi="宋体" w:eastAsia="宋体" w:cs="宋体"/>
                <w:sz w:val="24"/>
              </w:rPr>
            </w:rPrChange>
          </w:rPr>
          <w:delText xml:space="preserve"> = </w:delText>
        </w:r>
      </w:del>
      <w:del w:id="52" w:author="Hu Chuan-Peng" w:date="2025-10-09T10:09:00Z">
        <w:r>
          <w:rPr>
            <w:rFonts w:hint="default" w:ascii="Times New Roman" w:hAnsi="Times New Roman" w:eastAsia="宋体" w:cs="Times New Roman"/>
            <w:sz w:val="24"/>
            <w:rPrChange w:id="53" w:author="Hu Chuan-Peng" w:date="2025-10-09T10:08:00Z">
              <w:rPr>
                <w:rFonts w:hint="eastAsia" w:ascii="宋体" w:hAnsi="宋体" w:eastAsia="宋体" w:cs="宋体"/>
                <w:sz w:val="24"/>
              </w:rPr>
            </w:rPrChange>
          </w:rPr>
          <w:delText>503</w:delText>
        </w:r>
      </w:del>
      <w:del w:id="54" w:author="Hu Chuan-Peng" w:date="2025-10-09T10:09:00Z">
        <w:r>
          <w:rPr>
            <w:rFonts w:hint="default" w:ascii="Times New Roman" w:hAnsi="Times New Roman" w:eastAsia="宋体" w:cs="Times New Roman"/>
            <w:sz w:val="24"/>
            <w:rPrChange w:id="55" w:author="Hu Chuan-Peng" w:date="2025-10-09T10:08:00Z">
              <w:rPr>
                <w:rFonts w:hint="eastAsia" w:ascii="宋体" w:hAnsi="宋体" w:eastAsia="宋体" w:cs="宋体"/>
                <w:sz w:val="24"/>
              </w:rPr>
            </w:rPrChange>
          </w:rPr>
          <w:delText>）</w:delText>
        </w:r>
      </w:del>
      <w:r>
        <w:rPr>
          <w:rFonts w:hint="default" w:ascii="Times New Roman" w:hAnsi="Times New Roman" w:eastAsia="宋体" w:cs="Times New Roman"/>
          <w:sz w:val="24"/>
          <w:rPrChange w:id="56" w:author="Hu Chuan-Peng" w:date="2025-10-09T10:08:00Z">
            <w:rPr>
              <w:rFonts w:hint="eastAsia" w:ascii="宋体" w:hAnsi="宋体" w:eastAsia="宋体" w:cs="宋体"/>
              <w:sz w:val="24"/>
            </w:rPr>
          </w:rPrChange>
        </w:rPr>
        <w:t>，采用数据驱动的方法</w:t>
      </w:r>
      <w:del w:id="57" w:author="Hu Chuan-Peng" w:date="2025-10-09T10:10:00Z">
        <w:r>
          <w:rPr>
            <w:rFonts w:hint="eastAsia" w:ascii="Times New Roman" w:hAnsi="Times New Roman" w:eastAsia="宋体" w:cs="Times New Roman"/>
            <w:sz w:val="24"/>
            <w:rPrChange w:id="58" w:author="Hu Chuan-Peng" w:date="2025-10-09T10:08:00Z">
              <w:rPr>
                <w:rFonts w:hint="eastAsia" w:ascii="宋体" w:hAnsi="宋体" w:eastAsia="宋体" w:cs="宋体"/>
                <w:sz w:val="24"/>
              </w:rPr>
            </w:rPrChange>
          </w:rPr>
          <w:delText>试图</w:delText>
        </w:r>
      </w:del>
      <w:del w:id="59" w:author="Hu Chuan-Peng" w:date="2025-10-08T11:09:00Z">
        <w:r>
          <w:rPr>
            <w:rFonts w:hint="eastAsia" w:ascii="Times New Roman" w:hAnsi="Times New Roman" w:eastAsia="宋体" w:cs="Times New Roman"/>
            <w:sz w:val="24"/>
            <w:rPrChange w:id="60" w:author="Hu Chuan-Peng" w:date="2025-10-09T10:08:00Z">
              <w:rPr>
                <w:rFonts w:hint="eastAsia" w:ascii="宋体" w:hAnsi="宋体" w:eastAsia="宋体" w:cs="宋体"/>
                <w:sz w:val="24"/>
              </w:rPr>
            </w:rPrChange>
          </w:rPr>
          <w:delText>数据</w:delText>
        </w:r>
      </w:del>
      <w:del w:id="61" w:author="Hu Chuan-Peng" w:date="2025-10-08T11:10:00Z">
        <w:r>
          <w:rPr>
            <w:rFonts w:hint="eastAsia" w:ascii="Times New Roman" w:hAnsi="Times New Roman" w:eastAsia="宋体" w:cs="Times New Roman"/>
            <w:sz w:val="24"/>
            <w:rPrChange w:id="62" w:author="Hu Chuan-Peng" w:date="2025-10-09T10:08:00Z">
              <w:rPr>
                <w:rFonts w:hint="eastAsia" w:ascii="宋体" w:hAnsi="宋体" w:eastAsia="宋体" w:cs="宋体"/>
                <w:sz w:val="24"/>
              </w:rPr>
            </w:rPrChange>
          </w:rPr>
          <w:delText>，旨在</w:delText>
        </w:r>
      </w:del>
      <w:del w:id="63" w:author="Hu Chuan-Peng" w:date="2025-10-09T10:10:00Z">
        <w:r>
          <w:rPr>
            <w:rFonts w:hint="eastAsia" w:ascii="Times New Roman" w:hAnsi="Times New Roman" w:eastAsia="宋体" w:cs="Times New Roman"/>
            <w:sz w:val="24"/>
            <w:rPrChange w:id="64" w:author="Hu Chuan-Peng" w:date="2025-10-09T10:08:00Z">
              <w:rPr>
                <w:rFonts w:hint="eastAsia" w:ascii="宋体" w:hAnsi="宋体" w:eastAsia="宋体" w:cs="宋体"/>
                <w:sz w:val="24"/>
              </w:rPr>
            </w:rPrChange>
          </w:rPr>
          <w:delText>回答如下三个问题：多种关于积极自我观的测量是否可以形成单一维度？如果不是，则积极自我观包括哪些维度？其各个维度是否以相同方式预测心理健康</w:delText>
        </w:r>
      </w:del>
      <w:ins w:id="65" w:author="Hu Chuan-Peng" w:date="2025-10-09T10:10:00Z">
        <w:r>
          <w:rPr>
            <w:rFonts w:hint="eastAsia" w:ascii="Times New Roman" w:hAnsi="Times New Roman" w:eastAsia="宋体" w:cs="Times New Roman"/>
            <w:sz w:val="24"/>
          </w:rPr>
          <w:t>探索积极自我观不同测量之间的关系</w:t>
        </w:r>
      </w:ins>
      <w:r>
        <w:rPr>
          <w:rFonts w:hint="default" w:ascii="Times New Roman" w:hAnsi="Times New Roman" w:eastAsia="宋体" w:cs="Times New Roman"/>
          <w:sz w:val="24"/>
          <w:rPrChange w:id="66" w:author="Hu Chuan-Peng" w:date="2025-10-09T10:08:00Z">
            <w:rPr>
              <w:rFonts w:hint="eastAsia" w:ascii="宋体" w:hAnsi="宋体" w:eastAsia="宋体" w:cs="宋体"/>
              <w:sz w:val="24"/>
            </w:rPr>
          </w:rPrChange>
        </w:rPr>
        <w:t>。相关与网络分析结果表明，自我报告与行为任务在结构上存在明显分离，反映了积极自我</w:t>
      </w:r>
      <w:ins w:id="67" w:author="Hu Chuan-Peng" w:date="2025-10-09T10:10:00Z">
        <w:r>
          <w:rPr>
            <w:rFonts w:hint="eastAsia" w:ascii="Times New Roman" w:hAnsi="Times New Roman" w:eastAsia="宋体" w:cs="Times New Roman"/>
            <w:sz w:val="24"/>
          </w:rPr>
          <w:t>观</w:t>
        </w:r>
      </w:ins>
      <w:del w:id="68" w:author="Hu Chuan-Peng" w:date="2025-10-09T10:10:00Z">
        <w:r>
          <w:rPr>
            <w:rFonts w:hint="eastAsia" w:ascii="Times New Roman" w:hAnsi="Times New Roman" w:eastAsia="宋体" w:cs="Times New Roman"/>
            <w:sz w:val="24"/>
            <w:rPrChange w:id="69" w:author="Hu Chuan-Peng" w:date="2025-10-09T10:08:00Z">
              <w:rPr>
                <w:rFonts w:hint="eastAsia" w:ascii="宋体" w:hAnsi="宋体" w:eastAsia="宋体" w:cs="宋体"/>
                <w:sz w:val="24"/>
              </w:rPr>
            </w:rPrChange>
          </w:rPr>
          <w:delText>认知</w:delText>
        </w:r>
      </w:del>
      <w:del w:id="70" w:author="Hu Chuan-Peng" w:date="2025-10-09T10:10:00Z">
        <w:r>
          <w:rPr>
            <w:rFonts w:hint="eastAsia" w:ascii="Times New Roman" w:hAnsi="Times New Roman" w:eastAsia="宋体" w:cs="Times New Roman"/>
            <w:sz w:val="24"/>
            <w:rPrChange w:id="71" w:author="Hu Chuan-Peng" w:date="2025-10-09T10:08:00Z">
              <w:rPr>
                <w:rFonts w:hint="eastAsia" w:ascii="宋体" w:hAnsi="宋体" w:eastAsia="宋体" w:cs="宋体"/>
                <w:sz w:val="24"/>
              </w:rPr>
            </w:rPrChange>
          </w:rPr>
          <w:delText>的</w:delText>
        </w:r>
      </w:del>
      <w:ins w:id="72" w:author="Hu Chuan-Peng" w:date="2025-10-09T10:10:00Z">
        <w:r>
          <w:rPr>
            <w:rFonts w:hint="eastAsia" w:ascii="Times New Roman" w:hAnsi="Times New Roman" w:eastAsia="宋体" w:cs="Times New Roman"/>
            <w:sz w:val="24"/>
          </w:rPr>
          <w:t>可能存在</w:t>
        </w:r>
      </w:ins>
      <w:r>
        <w:rPr>
          <w:rFonts w:hint="default" w:ascii="Times New Roman" w:hAnsi="Times New Roman" w:eastAsia="宋体" w:cs="Times New Roman"/>
          <w:sz w:val="24"/>
          <w:rPrChange w:id="73" w:author="Hu Chuan-Peng" w:date="2025-10-09T10:08:00Z">
            <w:rPr>
              <w:rFonts w:hint="eastAsia" w:ascii="宋体" w:hAnsi="宋体" w:eastAsia="宋体" w:cs="宋体"/>
              <w:sz w:val="24"/>
            </w:rPr>
          </w:rPrChange>
        </w:rPr>
        <w:t>多层表征。</w:t>
      </w:r>
      <w:del w:id="74" w:author="Hu Chuan-Peng" w:date="2025-10-09T10:11:00Z">
        <w:r>
          <w:rPr>
            <w:rFonts w:hint="default" w:ascii="Times New Roman" w:hAnsi="Times New Roman" w:eastAsia="宋体" w:cs="Times New Roman"/>
            <w:sz w:val="24"/>
            <w:rPrChange w:id="75" w:author="Hu Chuan-Peng" w:date="2025-10-09T10:08:00Z">
              <w:rPr>
                <w:rFonts w:hint="eastAsia" w:ascii="宋体" w:hAnsi="宋体" w:eastAsia="宋体" w:cs="宋体"/>
                <w:sz w:val="24"/>
              </w:rPr>
            </w:rPrChange>
          </w:rPr>
          <w:delText xml:space="preserve">Bifactor </w:delText>
        </w:r>
      </w:del>
      <w:del w:id="76" w:author="Hu Chuan-Peng" w:date="2025-10-09T10:11:00Z">
        <w:r>
          <w:rPr>
            <w:rFonts w:hint="default" w:ascii="Times New Roman" w:hAnsi="Times New Roman" w:eastAsia="宋体" w:cs="Times New Roman"/>
            <w:sz w:val="24"/>
            <w:rPrChange w:id="77" w:author="Hu Chuan-Peng" w:date="2025-10-09T10:08:00Z">
              <w:rPr>
                <w:rFonts w:hint="eastAsia" w:ascii="宋体" w:hAnsi="宋体" w:eastAsia="宋体" w:cs="宋体"/>
                <w:sz w:val="24"/>
              </w:rPr>
            </w:rPrChange>
          </w:rPr>
          <w:delText>模型进一步显示，积极自我观由特定领域的因子共同驱动，更适合被理解为一个家族式构念。</w:delText>
        </w:r>
      </w:del>
      <w:r>
        <w:rPr>
          <w:rFonts w:hint="default" w:ascii="Times New Roman" w:hAnsi="Times New Roman" w:eastAsia="宋体" w:cs="Times New Roman"/>
          <w:sz w:val="24"/>
          <w:rPrChange w:id="78" w:author="Hu Chuan-Peng" w:date="2025-10-09T10:08:00Z">
            <w:rPr>
              <w:rFonts w:hint="eastAsia" w:ascii="宋体" w:hAnsi="宋体" w:eastAsia="宋体" w:cs="宋体"/>
              <w:sz w:val="24"/>
            </w:rPr>
          </w:rPrChange>
        </w:rPr>
        <w:t>经</w:t>
      </w:r>
      <w:ins w:id="79" w:author="孙心茹 [2]" w:date="2025-10-09T15:06:24Z">
        <w:r>
          <w:rPr>
            <w:rFonts w:hint="default" w:ascii="Times New Roman" w:hAnsi="Times New Roman" w:eastAsia="宋体" w:cs="Times New Roman"/>
            <w:sz w:val="24"/>
            <w:lang w:val="en-US"/>
          </w:rPr>
          <w:t>EGA</w:t>
        </w:r>
      </w:ins>
      <w:ins w:id="80" w:author="孙心茹 [2]" w:date="2025-10-09T15:08:49Z">
        <w:r>
          <w:rPr>
            <w:rFonts w:hint="eastAsia" w:ascii="Times New Roman" w:hAnsi="Times New Roman" w:eastAsia="宋体" w:cs="Times New Roman"/>
            <w:sz w:val="24"/>
            <w:lang w:val="en-US" w:eastAsia="zh-CN"/>
          </w:rPr>
          <w:t>分析</w:t>
        </w:r>
      </w:ins>
      <w:ins w:id="81" w:author="孙心茹 [2]" w:date="2025-10-09T15:08:30Z">
        <w:r>
          <w:rPr>
            <w:rFonts w:hint="eastAsia" w:ascii="Times New Roman" w:hAnsi="Times New Roman" w:eastAsia="宋体" w:cs="Times New Roman"/>
            <w:sz w:val="24"/>
            <w:lang w:val="en-US" w:eastAsia="zh-CN"/>
          </w:rPr>
          <w:t>中的</w:t>
        </w:r>
      </w:ins>
      <w:ins w:id="82" w:author="孙心茹 [2]" w:date="2025-10-09T15:08:37Z">
        <w:r>
          <w:rPr>
            <w:rFonts w:hint="eastAsia" w:ascii="Times New Roman" w:hAnsi="Times New Roman" w:eastAsia="宋体" w:cs="Times New Roman"/>
            <w:sz w:val="24"/>
            <w:rPrChange w:id="83" w:author="孙心茹 [2]" w:date="2025-10-09T15:08:37Z">
              <w:rPr>
                <w:rFonts w:hint="eastAsia"/>
              </w:rPr>
            </w:rPrChange>
          </w:rPr>
          <w:t>平均相关程度检测条目间的冗余</w:t>
        </w:r>
      </w:ins>
      <w:del w:id="85" w:author="孙心茹 [2]" w:date="2025-10-09T15:06:20Z">
        <w:r>
          <w:rPr>
            <w:rFonts w:hint="default" w:ascii="Times New Roman" w:hAnsi="Times New Roman" w:eastAsia="宋体" w:cs="Times New Roman"/>
            <w:sz w:val="24"/>
            <w:rPrChange w:id="86" w:author="Hu Chuan-Peng" w:date="2025-10-09T10:08:00Z">
              <w:rPr>
                <w:rFonts w:hint="eastAsia" w:ascii="宋体" w:hAnsi="宋体" w:eastAsia="宋体" w:cs="宋体"/>
                <w:sz w:val="24"/>
              </w:rPr>
            </w:rPrChange>
          </w:rPr>
          <w:delText>随</w:delText>
        </w:r>
      </w:del>
      <w:del w:id="88" w:author="孙心茹 [2]" w:date="2025-10-09T15:06:19Z">
        <w:r>
          <w:rPr>
            <w:rFonts w:hint="default" w:ascii="Times New Roman" w:hAnsi="Times New Roman" w:eastAsia="宋体" w:cs="Times New Roman"/>
            <w:sz w:val="24"/>
            <w:rPrChange w:id="89" w:author="Hu Chuan-Peng" w:date="2025-10-09T10:08:00Z">
              <w:rPr>
                <w:rFonts w:hint="eastAsia" w:ascii="宋体" w:hAnsi="宋体" w:eastAsia="宋体" w:cs="宋体"/>
                <w:sz w:val="24"/>
              </w:rPr>
            </w:rPrChange>
          </w:rPr>
          <w:delText>机</w:delText>
        </w:r>
      </w:del>
      <w:del w:id="91" w:author="孙心茹 [2]" w:date="2025-10-09T15:06:19Z">
        <w:r>
          <w:rPr>
            <w:rFonts w:hint="default" w:ascii="Times New Roman" w:hAnsi="Times New Roman" w:eastAsia="宋体" w:cs="Times New Roman"/>
            <w:sz w:val="24"/>
            <w:rPrChange w:id="92" w:author="Hu Chuan-Peng" w:date="2025-10-09T10:08:00Z">
              <w:rPr>
                <w:rFonts w:hint="eastAsia" w:ascii="宋体" w:hAnsi="宋体" w:eastAsia="宋体" w:cs="宋体"/>
                <w:sz w:val="24"/>
              </w:rPr>
            </w:rPrChange>
          </w:rPr>
          <w:delText>数</w:delText>
        </w:r>
      </w:del>
      <w:del w:id="94" w:author="孙心茹 [2]" w:date="2025-10-09T15:06:19Z">
        <w:r>
          <w:rPr>
            <w:rFonts w:hint="default" w:ascii="Times New Roman" w:hAnsi="Times New Roman" w:eastAsia="宋体" w:cs="Times New Roman"/>
            <w:sz w:val="24"/>
            <w:rPrChange w:id="95" w:author="Hu Chuan-Peng" w:date="2025-10-09T10:08:00Z">
              <w:rPr>
                <w:rFonts w:hint="eastAsia" w:ascii="宋体" w:hAnsi="宋体" w:eastAsia="宋体" w:cs="宋体"/>
                <w:sz w:val="24"/>
              </w:rPr>
            </w:rPrChange>
          </w:rPr>
          <w:delText>据</w:delText>
        </w:r>
      </w:del>
      <w:del w:id="97" w:author="孙心茹 [2]" w:date="2025-10-09T15:06:19Z">
        <w:r>
          <w:rPr>
            <w:rFonts w:hint="default" w:ascii="Times New Roman" w:hAnsi="Times New Roman" w:eastAsia="宋体" w:cs="Times New Roman"/>
            <w:sz w:val="24"/>
            <w:rPrChange w:id="98" w:author="Hu Chuan-Peng" w:date="2025-10-09T10:08:00Z">
              <w:rPr>
                <w:rFonts w:hint="eastAsia" w:ascii="宋体" w:hAnsi="宋体" w:eastAsia="宋体" w:cs="宋体"/>
                <w:sz w:val="24"/>
              </w:rPr>
            </w:rPrChange>
          </w:rPr>
          <w:delText>集</w:delText>
        </w:r>
      </w:del>
      <w:del w:id="100" w:author="孙心茹 [2]" w:date="2025-10-09T15:06:19Z">
        <w:r>
          <w:rPr>
            <w:rFonts w:hint="default" w:ascii="Times New Roman" w:hAnsi="Times New Roman" w:eastAsia="宋体" w:cs="Times New Roman"/>
            <w:sz w:val="24"/>
            <w:rPrChange w:id="101" w:author="Hu Chuan-Peng" w:date="2025-10-09T10:08:00Z">
              <w:rPr>
                <w:rFonts w:hint="eastAsia" w:ascii="宋体" w:hAnsi="宋体" w:eastAsia="宋体" w:cs="宋体"/>
                <w:sz w:val="24"/>
              </w:rPr>
            </w:rPrChange>
          </w:rPr>
          <w:delText>共</w:delText>
        </w:r>
      </w:del>
      <w:del w:id="103" w:author="孙心茹 [2]" w:date="2025-10-09T15:06:19Z">
        <w:r>
          <w:rPr>
            <w:rFonts w:hint="default" w:ascii="Times New Roman" w:hAnsi="Times New Roman" w:eastAsia="宋体" w:cs="Times New Roman"/>
            <w:sz w:val="24"/>
            <w:rPrChange w:id="104" w:author="Hu Chuan-Peng" w:date="2025-10-09T10:08:00Z">
              <w:rPr>
                <w:rFonts w:hint="eastAsia" w:ascii="宋体" w:hAnsi="宋体" w:eastAsia="宋体" w:cs="宋体"/>
                <w:sz w:val="24"/>
              </w:rPr>
            </w:rPrChange>
          </w:rPr>
          <w:delText>性</w:delText>
        </w:r>
      </w:del>
      <w:del w:id="106" w:author="孙心茹 [2]" w:date="2025-10-09T15:06:18Z">
        <w:r>
          <w:rPr>
            <w:rFonts w:hint="default" w:ascii="Times New Roman" w:hAnsi="Times New Roman" w:eastAsia="宋体" w:cs="Times New Roman"/>
            <w:sz w:val="24"/>
            <w:rPrChange w:id="107" w:author="Hu Chuan-Peng" w:date="2025-10-09T10:08:00Z">
              <w:rPr>
                <w:rFonts w:hint="eastAsia" w:ascii="宋体" w:hAnsi="宋体" w:eastAsia="宋体" w:cs="宋体"/>
                <w:sz w:val="24"/>
              </w:rPr>
            </w:rPrChange>
          </w:rPr>
          <w:delText>分</w:delText>
        </w:r>
      </w:del>
      <w:del w:id="109" w:author="孙心茹 [2]" w:date="2025-10-09T15:06:18Z">
        <w:r>
          <w:rPr>
            <w:rFonts w:hint="default" w:ascii="Times New Roman" w:hAnsi="Times New Roman" w:eastAsia="宋体" w:cs="Times New Roman"/>
            <w:sz w:val="24"/>
            <w:rPrChange w:id="110" w:author="Hu Chuan-Peng" w:date="2025-10-09T10:08:00Z">
              <w:rPr>
                <w:rFonts w:hint="eastAsia" w:ascii="宋体" w:hAnsi="宋体" w:eastAsia="宋体" w:cs="宋体"/>
                <w:sz w:val="24"/>
              </w:rPr>
            </w:rPrChange>
          </w:rPr>
          <w:delText>析</w:delText>
        </w:r>
      </w:del>
      <w:del w:id="112" w:author="孙心茹 [2]" w:date="2025-10-09T15:06:18Z">
        <w:commentRangeStart w:id="0"/>
        <w:commentRangeStart w:id="1"/>
        <w:commentRangeStart w:id="2"/>
        <w:r>
          <w:rPr>
            <w:rFonts w:hint="default" w:ascii="Times New Roman" w:hAnsi="Times New Roman" w:eastAsia="宋体" w:cs="Times New Roman"/>
            <w:sz w:val="24"/>
            <w:rPrChange w:id="113" w:author="Hu Chuan-Peng" w:date="2025-10-09T10:08:00Z">
              <w:rPr>
                <w:rFonts w:hint="eastAsia" w:ascii="宋体" w:hAnsi="宋体" w:eastAsia="宋体" w:cs="宋体"/>
                <w:sz w:val="24"/>
              </w:rPr>
            </w:rPrChange>
          </w:rPr>
          <w:commentReference w:id="0"/>
        </w:r>
        <w:commentRangeEnd w:id="0"/>
        <w:commentRangeEnd w:id="1"/>
      </w:del>
      <w:del w:id="115" w:author="孙心茹 [2]" w:date="2025-10-09T15:06:18Z">
        <w:r>
          <w:rPr>
            <w:rFonts w:hint="default" w:ascii="Times New Roman" w:hAnsi="Times New Roman" w:eastAsia="宋体" w:cs="Times New Roman"/>
            <w:sz w:val="24"/>
            <w:rPrChange w:id="116" w:author="Hu Chuan-Peng" w:date="2025-10-09T10:08:00Z">
              <w:rPr>
                <w:rFonts w:hint="eastAsia" w:ascii="宋体" w:hAnsi="宋体" w:eastAsia="宋体" w:cs="宋体"/>
                <w:sz w:val="24"/>
              </w:rPr>
            </w:rPrChange>
          </w:rPr>
          <w:commentReference w:id="1"/>
        </w:r>
        <w:commentRangeEnd w:id="2"/>
      </w:del>
      <w:del w:id="118" w:author="孙心茹 [2]" w:date="2025-10-09T15:06:18Z">
        <w:r>
          <w:rPr>
            <w:rStyle w:val="8"/>
            <w:rFonts w:ascii="Times New Roman" w:hAnsi="Times New Roman" w:cs="Times New Roman"/>
            <w:rPrChange w:id="119" w:author="Hu Chuan-Peng" w:date="2025-10-09T10:08:00Z">
              <w:rPr>
                <w:rStyle w:val="8"/>
              </w:rPr>
            </w:rPrChange>
          </w:rPr>
          <w:commentReference w:id="2"/>
        </w:r>
      </w:del>
      <w:del w:id="121" w:author="孙心茹 [2]" w:date="2025-10-09T15:06:18Z">
        <w:r>
          <w:rPr>
            <w:rFonts w:hint="default" w:ascii="Times New Roman" w:hAnsi="Times New Roman" w:eastAsia="宋体" w:cs="Times New Roman"/>
            <w:sz w:val="24"/>
            <w:rPrChange w:id="122" w:author="Hu Chuan-Peng" w:date="2025-10-09T10:08:00Z">
              <w:rPr>
                <w:rFonts w:hint="eastAsia" w:ascii="宋体" w:hAnsi="宋体" w:eastAsia="宋体" w:cs="宋体"/>
                <w:sz w:val="24"/>
              </w:rPr>
            </w:rPrChange>
          </w:rPr>
          <w:delText>（</w:delText>
        </w:r>
      </w:del>
      <w:del w:id="124" w:author="孙心茹 [2]" w:date="2025-10-09T15:06:18Z">
        <w:r>
          <w:rPr>
            <w:rFonts w:hint="default" w:ascii="Times New Roman" w:hAnsi="Times New Roman" w:eastAsia="宋体" w:cs="Times New Roman"/>
            <w:sz w:val="24"/>
            <w:rPrChange w:id="125" w:author="Hu Chuan-Peng" w:date="2025-10-09T10:08:00Z">
              <w:rPr>
                <w:rFonts w:hint="eastAsia" w:ascii="宋体" w:hAnsi="宋体" w:eastAsia="宋体" w:cs="宋体"/>
                <w:sz w:val="24"/>
              </w:rPr>
            </w:rPrChange>
          </w:rPr>
          <w:delText>保</w:delText>
        </w:r>
      </w:del>
      <w:del w:id="127" w:author="孙心茹 [2]" w:date="2025-10-09T15:06:18Z">
        <w:r>
          <w:rPr>
            <w:rFonts w:hint="default" w:ascii="Times New Roman" w:hAnsi="Times New Roman" w:eastAsia="宋体" w:cs="Times New Roman"/>
            <w:sz w:val="24"/>
            <w:rPrChange w:id="128" w:author="Hu Chuan-Peng" w:date="2025-10-09T10:08:00Z">
              <w:rPr>
                <w:rFonts w:hint="eastAsia" w:ascii="宋体" w:hAnsi="宋体" w:eastAsia="宋体" w:cs="宋体"/>
                <w:sz w:val="24"/>
              </w:rPr>
            </w:rPrChange>
          </w:rPr>
          <w:delText>留</w:delText>
        </w:r>
      </w:del>
      <w:del w:id="130" w:author="孙心茹 [2]" w:date="2025-10-09T15:06:18Z">
        <w:r>
          <w:rPr>
            <w:rFonts w:hint="default" w:ascii="Times New Roman" w:hAnsi="Times New Roman" w:eastAsia="宋体" w:cs="Times New Roman"/>
            <w:sz w:val="24"/>
            <w:rPrChange w:id="131" w:author="Hu Chuan-Peng" w:date="2025-10-09T10:08:00Z">
              <w:rPr>
                <w:rFonts w:hint="eastAsia" w:ascii="宋体" w:hAnsi="宋体" w:eastAsia="宋体" w:cs="宋体"/>
                <w:sz w:val="24"/>
              </w:rPr>
            </w:rPrChange>
          </w:rPr>
          <w:delText>共</w:delText>
        </w:r>
      </w:del>
      <w:del w:id="133" w:author="孙心茹 [2]" w:date="2025-10-09T15:06:18Z">
        <w:r>
          <w:rPr>
            <w:rFonts w:hint="default" w:ascii="Times New Roman" w:hAnsi="Times New Roman" w:eastAsia="宋体" w:cs="Times New Roman"/>
            <w:sz w:val="24"/>
            <w:rPrChange w:id="134" w:author="Hu Chuan-Peng" w:date="2025-10-09T10:08:00Z">
              <w:rPr>
                <w:rFonts w:hint="eastAsia" w:ascii="宋体" w:hAnsi="宋体" w:eastAsia="宋体" w:cs="宋体"/>
                <w:sz w:val="24"/>
              </w:rPr>
            </w:rPrChange>
          </w:rPr>
          <w:delText>性</w:delText>
        </w:r>
      </w:del>
      <w:del w:id="136" w:author="孙心茹 [2]" w:date="2025-10-09T15:06:18Z">
        <w:r>
          <w:rPr>
            <w:rFonts w:hint="default" w:ascii="Times New Roman" w:hAnsi="Times New Roman" w:eastAsia="宋体" w:cs="Times New Roman"/>
            <w:sz w:val="24"/>
            <w:rPrChange w:id="137" w:author="Hu Chuan-Peng" w:date="2025-10-09T10:08:00Z">
              <w:rPr>
                <w:rFonts w:hint="eastAsia" w:ascii="宋体" w:hAnsi="宋体" w:eastAsia="宋体" w:cs="宋体"/>
                <w:sz w:val="24"/>
              </w:rPr>
            </w:rPrChange>
          </w:rPr>
          <w:delText>高</w:delText>
        </w:r>
      </w:del>
      <w:del w:id="139" w:author="孙心茹 [2]" w:date="2025-10-09T15:06:17Z">
        <w:r>
          <w:rPr>
            <w:rFonts w:hint="default" w:ascii="Times New Roman" w:hAnsi="Times New Roman" w:eastAsia="宋体" w:cs="Times New Roman"/>
            <w:sz w:val="24"/>
            <w:rPrChange w:id="140" w:author="Hu Chuan-Peng" w:date="2025-10-09T10:08:00Z">
              <w:rPr>
                <w:rFonts w:hint="eastAsia" w:ascii="宋体" w:hAnsi="宋体" w:eastAsia="宋体" w:cs="宋体"/>
                <w:sz w:val="24"/>
              </w:rPr>
            </w:rPrChange>
          </w:rPr>
          <w:delText>于</w:delText>
        </w:r>
      </w:del>
      <w:del w:id="142" w:author="孙心茹 [2]" w:date="2025-10-09T15:06:17Z">
        <w:r>
          <w:rPr>
            <w:rFonts w:hint="default" w:ascii="Times New Roman" w:hAnsi="Times New Roman" w:eastAsia="宋体" w:cs="Times New Roman"/>
            <w:sz w:val="24"/>
            <w:rPrChange w:id="143" w:author="Hu Chuan-Peng" w:date="2025-10-09T10:08:00Z">
              <w:rPr>
                <w:rFonts w:hint="eastAsia" w:ascii="宋体" w:hAnsi="宋体" w:eastAsia="宋体" w:cs="宋体"/>
                <w:sz w:val="24"/>
              </w:rPr>
            </w:rPrChange>
          </w:rPr>
          <w:delText>随</w:delText>
        </w:r>
      </w:del>
      <w:del w:id="145" w:author="孙心茹 [2]" w:date="2025-10-09T15:06:17Z">
        <w:r>
          <w:rPr>
            <w:rFonts w:hint="default" w:ascii="Times New Roman" w:hAnsi="Times New Roman" w:eastAsia="宋体" w:cs="Times New Roman"/>
            <w:sz w:val="24"/>
            <w:rPrChange w:id="146" w:author="Hu Chuan-Peng" w:date="2025-10-09T10:08:00Z">
              <w:rPr>
                <w:rFonts w:hint="eastAsia" w:ascii="宋体" w:hAnsi="宋体" w:eastAsia="宋体" w:cs="宋体"/>
                <w:sz w:val="24"/>
              </w:rPr>
            </w:rPrChange>
          </w:rPr>
          <w:delText>机</w:delText>
        </w:r>
      </w:del>
      <w:del w:id="148" w:author="孙心茹 [2]" w:date="2025-10-09T15:06:17Z">
        <w:r>
          <w:rPr>
            <w:rFonts w:hint="default" w:ascii="Times New Roman" w:hAnsi="Times New Roman" w:eastAsia="宋体" w:cs="Times New Roman"/>
            <w:sz w:val="24"/>
            <w:rPrChange w:id="149" w:author="Hu Chuan-Peng" w:date="2025-10-09T10:08:00Z">
              <w:rPr>
                <w:rFonts w:hint="eastAsia" w:ascii="宋体" w:hAnsi="宋体" w:eastAsia="宋体" w:cs="宋体"/>
                <w:sz w:val="24"/>
              </w:rPr>
            </w:rPrChange>
          </w:rPr>
          <w:delText>分</w:delText>
        </w:r>
      </w:del>
      <w:del w:id="151" w:author="孙心茹 [2]" w:date="2025-10-09T15:06:16Z">
        <w:r>
          <w:rPr>
            <w:rFonts w:hint="default" w:ascii="Times New Roman" w:hAnsi="Times New Roman" w:eastAsia="宋体" w:cs="Times New Roman"/>
            <w:sz w:val="24"/>
            <w:rPrChange w:id="152" w:author="Hu Chuan-Peng" w:date="2025-10-09T10:08:00Z">
              <w:rPr>
                <w:rFonts w:hint="eastAsia" w:ascii="宋体" w:hAnsi="宋体" w:eastAsia="宋体" w:cs="宋体"/>
                <w:sz w:val="24"/>
              </w:rPr>
            </w:rPrChange>
          </w:rPr>
          <w:delText>布</w:delText>
        </w:r>
      </w:del>
      <w:del w:id="154" w:author="孙心茹 [2]" w:date="2025-10-09T15:06:16Z">
        <w:r>
          <w:rPr>
            <w:rFonts w:hint="default" w:ascii="Times New Roman" w:hAnsi="Times New Roman" w:eastAsia="宋体" w:cs="Times New Roman"/>
            <w:sz w:val="24"/>
            <w:rPrChange w:id="155" w:author="Hu Chuan-Peng" w:date="2025-10-09T10:08:00Z">
              <w:rPr>
                <w:rFonts w:hint="eastAsia" w:ascii="宋体" w:hAnsi="宋体" w:eastAsia="宋体" w:cs="宋体"/>
                <w:sz w:val="24"/>
              </w:rPr>
            </w:rPrChange>
          </w:rPr>
          <w:delText>9</w:delText>
        </w:r>
      </w:del>
      <w:del w:id="157" w:author="孙心茹 [2]" w:date="2025-10-09T15:06:16Z">
        <w:r>
          <w:rPr>
            <w:rFonts w:hint="default" w:ascii="Times New Roman" w:hAnsi="Times New Roman" w:eastAsia="宋体" w:cs="Times New Roman"/>
            <w:sz w:val="24"/>
            <w:rPrChange w:id="158" w:author="Hu Chuan-Peng" w:date="2025-10-09T10:08:00Z">
              <w:rPr>
                <w:rFonts w:hint="eastAsia" w:ascii="宋体" w:hAnsi="宋体" w:eastAsia="宋体" w:cs="宋体"/>
                <w:sz w:val="24"/>
              </w:rPr>
            </w:rPrChange>
          </w:rPr>
          <w:delText>5</w:delText>
        </w:r>
      </w:del>
      <w:del w:id="160" w:author="孙心茹 [2]" w:date="2025-10-09T15:06:16Z">
        <w:r>
          <w:rPr>
            <w:rFonts w:hint="default" w:ascii="Times New Roman" w:hAnsi="Times New Roman" w:eastAsia="宋体" w:cs="Times New Roman"/>
            <w:sz w:val="24"/>
            <w:rPrChange w:id="161" w:author="Hu Chuan-Peng" w:date="2025-10-09T10:08:00Z">
              <w:rPr>
                <w:rFonts w:hint="eastAsia" w:ascii="宋体" w:hAnsi="宋体" w:eastAsia="宋体" w:cs="宋体"/>
                <w:sz w:val="24"/>
              </w:rPr>
            </w:rPrChange>
          </w:rPr>
          <w:delText>%</w:delText>
        </w:r>
      </w:del>
      <w:del w:id="163" w:author="孙心茹 [2]" w:date="2025-10-09T15:06:16Z">
        <w:r>
          <w:rPr>
            <w:rFonts w:hint="default" w:ascii="Times New Roman" w:hAnsi="Times New Roman" w:eastAsia="宋体" w:cs="Times New Roman"/>
            <w:sz w:val="24"/>
            <w:rPrChange w:id="164" w:author="Hu Chuan-Peng" w:date="2025-10-09T10:08:00Z">
              <w:rPr>
                <w:rFonts w:hint="eastAsia" w:ascii="宋体" w:hAnsi="宋体" w:eastAsia="宋体" w:cs="宋体"/>
                <w:sz w:val="24"/>
              </w:rPr>
            </w:rPrChange>
          </w:rPr>
          <w:delText>分</w:delText>
        </w:r>
      </w:del>
      <w:del w:id="166" w:author="孙心茹 [2]" w:date="2025-10-09T15:06:16Z">
        <w:r>
          <w:rPr>
            <w:rFonts w:hint="default" w:ascii="Times New Roman" w:hAnsi="Times New Roman" w:eastAsia="宋体" w:cs="Times New Roman"/>
            <w:sz w:val="24"/>
            <w:rPrChange w:id="167" w:author="Hu Chuan-Peng" w:date="2025-10-09T10:08:00Z">
              <w:rPr>
                <w:rFonts w:hint="eastAsia" w:ascii="宋体" w:hAnsi="宋体" w:eastAsia="宋体" w:cs="宋体"/>
                <w:sz w:val="24"/>
              </w:rPr>
            </w:rPrChange>
          </w:rPr>
          <w:delText>位</w:delText>
        </w:r>
      </w:del>
      <w:del w:id="169" w:author="孙心茹 [2]" w:date="2025-10-09T15:06:15Z">
        <w:r>
          <w:rPr>
            <w:rFonts w:hint="default" w:ascii="Times New Roman" w:hAnsi="Times New Roman" w:eastAsia="宋体" w:cs="Times New Roman"/>
            <w:sz w:val="24"/>
            <w:rPrChange w:id="170" w:author="Hu Chuan-Peng" w:date="2025-10-09T10:08:00Z">
              <w:rPr>
                <w:rFonts w:hint="eastAsia" w:ascii="宋体" w:hAnsi="宋体" w:eastAsia="宋体" w:cs="宋体"/>
                <w:sz w:val="24"/>
              </w:rPr>
            </w:rPrChange>
          </w:rPr>
          <w:delText>）</w:delText>
        </w:r>
      </w:del>
      <w:ins w:id="172" w:author="Hu Chuan-Peng" w:date="2025-10-09T10:11:00Z">
        <w:r>
          <w:rPr>
            <w:rFonts w:hint="eastAsia" w:ascii="Times New Roman" w:hAnsi="Times New Roman" w:eastAsia="宋体" w:cs="Times New Roman"/>
            <w:sz w:val="24"/>
          </w:rPr>
          <w:t>并对</w:t>
        </w:r>
      </w:ins>
      <w:r>
        <w:rPr>
          <w:rFonts w:hint="default" w:ascii="Times New Roman" w:hAnsi="Times New Roman" w:eastAsia="宋体" w:cs="Times New Roman"/>
          <w:sz w:val="24"/>
          <w:rPrChange w:id="173" w:author="Hu Chuan-Peng" w:date="2025-10-09T10:08:00Z">
            <w:rPr>
              <w:rFonts w:hint="eastAsia" w:ascii="宋体" w:hAnsi="宋体" w:eastAsia="宋体" w:cs="宋体"/>
              <w:sz w:val="24"/>
            </w:rPr>
          </w:rPrChange>
        </w:rPr>
        <w:t>保留</w:t>
      </w:r>
      <w:ins w:id="174" w:author="Hu Chuan-Peng" w:date="2025-10-09T10:11:00Z">
        <w:r>
          <w:rPr>
            <w:rFonts w:hint="eastAsia" w:ascii="Times New Roman" w:hAnsi="Times New Roman" w:eastAsia="宋体" w:cs="Times New Roman"/>
            <w:sz w:val="24"/>
          </w:rPr>
          <w:t>的</w:t>
        </w:r>
      </w:ins>
      <w:del w:id="175" w:author="Hu Chuan-Peng" w:date="2025-10-09T10:11:00Z">
        <w:r>
          <w:rPr>
            <w:rFonts w:hint="default" w:ascii="Times New Roman" w:hAnsi="Times New Roman" w:eastAsia="宋体" w:cs="Times New Roman"/>
            <w:sz w:val="24"/>
            <w:rPrChange w:id="176" w:author="Hu Chuan-Peng" w:date="2025-10-09T10:08:00Z">
              <w:rPr>
                <w:rFonts w:hint="eastAsia" w:ascii="宋体" w:hAnsi="宋体" w:eastAsia="宋体" w:cs="宋体"/>
                <w:sz w:val="24"/>
              </w:rPr>
            </w:rPrChange>
          </w:rPr>
          <w:delText>的</w:delText>
        </w:r>
      </w:del>
      <w:r>
        <w:rPr>
          <w:rFonts w:hint="default" w:ascii="Times New Roman" w:hAnsi="Times New Roman" w:eastAsia="宋体" w:cs="Times New Roman"/>
          <w:sz w:val="24"/>
          <w:rPrChange w:id="177" w:author="Hu Chuan-Peng" w:date="2025-10-09T10:08:00Z">
            <w:rPr>
              <w:rFonts w:hint="eastAsia" w:ascii="宋体" w:hAnsi="宋体" w:eastAsia="宋体" w:cs="宋体"/>
              <w:sz w:val="24"/>
            </w:rPr>
          </w:rPrChange>
        </w:rPr>
        <w:t>条目</w:t>
      </w:r>
      <w:del w:id="178" w:author="Hu Chuan-Peng" w:date="2025-10-09T10:11:00Z">
        <w:r>
          <w:rPr>
            <w:rFonts w:hint="eastAsia" w:ascii="Times New Roman" w:hAnsi="Times New Roman" w:eastAsia="宋体" w:cs="Times New Roman"/>
            <w:sz w:val="24"/>
            <w:rPrChange w:id="179" w:author="Hu Chuan-Peng" w:date="2025-10-09T10:08:00Z">
              <w:rPr>
                <w:rFonts w:hint="eastAsia" w:ascii="宋体" w:hAnsi="宋体" w:eastAsia="宋体" w:cs="宋体"/>
                <w:sz w:val="24"/>
              </w:rPr>
            </w:rPrChange>
          </w:rPr>
          <w:delText>的</w:delText>
        </w:r>
      </w:del>
      <w:ins w:id="180" w:author="Hu Chuan-Peng" w:date="2025-10-09T10:11:00Z">
        <w:r>
          <w:rPr>
            <w:rFonts w:hint="eastAsia" w:ascii="Times New Roman" w:hAnsi="Times New Roman" w:eastAsia="宋体" w:cs="Times New Roman"/>
            <w:sz w:val="24"/>
          </w:rPr>
          <w:t>进行</w:t>
        </w:r>
      </w:ins>
      <w:r>
        <w:rPr>
          <w:rFonts w:hint="default" w:ascii="Times New Roman" w:hAnsi="Times New Roman" w:eastAsia="宋体" w:cs="Times New Roman"/>
          <w:sz w:val="24"/>
          <w:rPrChange w:id="181" w:author="Hu Chuan-Peng" w:date="2025-10-09T10:08:00Z">
            <w:rPr>
              <w:rFonts w:hint="eastAsia" w:ascii="宋体" w:hAnsi="宋体" w:eastAsia="宋体" w:cs="宋体"/>
              <w:sz w:val="24"/>
            </w:rPr>
          </w:rPrChange>
        </w:rPr>
        <w:t>EFA</w:t>
      </w:r>
      <w:r>
        <w:rPr>
          <w:rFonts w:hint="default" w:ascii="Times New Roman" w:hAnsi="Times New Roman" w:eastAsia="宋体" w:cs="Times New Roman"/>
          <w:sz w:val="24"/>
          <w:rPrChange w:id="182" w:author="Hu Chuan-Peng" w:date="2025-10-09T10:08:00Z">
            <w:rPr>
              <w:rFonts w:hint="eastAsia" w:ascii="宋体" w:hAnsi="宋体" w:eastAsia="宋体" w:cs="宋体"/>
              <w:sz w:val="24"/>
            </w:rPr>
          </w:rPrChange>
        </w:rPr>
        <w:t>分析</w:t>
      </w:r>
      <w:ins w:id="183" w:author="Hu Chuan-Peng" w:date="2025-10-09T10:11:00Z">
        <w:r>
          <w:rPr>
            <w:rFonts w:hint="eastAsia" w:ascii="Times New Roman" w:hAnsi="Times New Roman" w:eastAsia="宋体" w:cs="Times New Roman"/>
            <w:sz w:val="24"/>
          </w:rPr>
          <w:t>，</w:t>
        </w:r>
      </w:ins>
      <w:r>
        <w:rPr>
          <w:rFonts w:hint="default" w:ascii="Times New Roman" w:hAnsi="Times New Roman" w:eastAsia="宋体" w:cs="Times New Roman"/>
          <w:sz w:val="24"/>
          <w:rPrChange w:id="184" w:author="Hu Chuan-Peng" w:date="2025-10-09T10:08:00Z">
            <w:rPr>
              <w:rFonts w:hint="eastAsia" w:ascii="宋体" w:hAnsi="宋体" w:eastAsia="宋体" w:cs="宋体"/>
              <w:sz w:val="24"/>
            </w:rPr>
          </w:rPrChange>
        </w:rPr>
        <w:t>结果表明积极自我观</w:t>
      </w:r>
      <w:ins w:id="185" w:author="孙心茹 [2]" w:date="2025-10-09T15:09:24Z">
        <w:r>
          <w:rPr>
            <w:rFonts w:hint="eastAsia" w:ascii="Times New Roman" w:hAnsi="Times New Roman" w:eastAsia="宋体" w:cs="Times New Roman"/>
            <w:sz w:val="24"/>
            <w:lang w:val="en-US" w:eastAsia="zh-CN"/>
          </w:rPr>
          <w:t>由</w:t>
        </w:r>
      </w:ins>
      <w:ins w:id="186" w:author="孙心茹 [2]" w:date="2025-10-09T15:09:15Z">
        <w:r>
          <w:rPr>
            <w:rFonts w:hint="eastAsia" w:ascii="Times New Roman" w:hAnsi="Times New Roman" w:eastAsia="宋体" w:cs="Times New Roman"/>
            <w:sz w:val="24"/>
            <w:lang w:val="en-US" w:eastAsia="zh-CN"/>
          </w:rPr>
          <w:t>7</w:t>
        </w:r>
      </w:ins>
      <w:ins w:id="187" w:author="孙心茹 [2]" w:date="2025-10-09T15:09:16Z">
        <w:r>
          <w:rPr>
            <w:rFonts w:hint="eastAsia" w:ascii="Times New Roman" w:hAnsi="Times New Roman" w:eastAsia="宋体" w:cs="Times New Roman"/>
            <w:sz w:val="24"/>
            <w:lang w:val="en-US" w:eastAsia="zh-CN"/>
          </w:rPr>
          <w:t>个</w:t>
        </w:r>
      </w:ins>
      <w:ins w:id="188" w:author="孙心茹 [2]" w:date="2025-10-09T15:09:17Z">
        <w:r>
          <w:rPr>
            <w:rFonts w:hint="eastAsia" w:ascii="Times New Roman" w:hAnsi="Times New Roman" w:eastAsia="宋体" w:cs="Times New Roman"/>
            <w:sz w:val="24"/>
            <w:lang w:val="en-US" w:eastAsia="zh-CN"/>
          </w:rPr>
          <w:t>社群</w:t>
        </w:r>
      </w:ins>
      <w:del w:id="189" w:author="孙心茹 [2]" w:date="2025-10-09T15:09:08Z">
        <w:r>
          <w:rPr>
            <w:rFonts w:hint="default" w:ascii="Times New Roman" w:hAnsi="Times New Roman" w:eastAsia="宋体" w:cs="Times New Roman"/>
            <w:sz w:val="24"/>
            <w:rPrChange w:id="190" w:author="Hu Chuan-Peng" w:date="2025-10-09T10:08:00Z">
              <w:rPr>
                <w:rFonts w:hint="eastAsia" w:ascii="宋体" w:hAnsi="宋体" w:eastAsia="宋体" w:cs="宋体"/>
                <w:sz w:val="24"/>
              </w:rPr>
            </w:rPrChange>
          </w:rPr>
          <w:delText>由</w:delText>
        </w:r>
      </w:del>
      <w:del w:id="192" w:author="孙心茹 [2]" w:date="2025-10-09T15:09:08Z">
        <w:r>
          <w:rPr>
            <w:rFonts w:hint="default" w:ascii="Times New Roman" w:hAnsi="Times New Roman" w:eastAsia="宋体" w:cs="Times New Roman"/>
            <w:sz w:val="24"/>
            <w:rPrChange w:id="193" w:author="Hu Chuan-Peng" w:date="2025-10-09T10:08:00Z">
              <w:rPr>
                <w:rFonts w:hint="eastAsia" w:ascii="宋体" w:hAnsi="宋体" w:eastAsia="宋体" w:cs="宋体"/>
                <w:sz w:val="24"/>
              </w:rPr>
            </w:rPrChange>
          </w:rPr>
          <w:delText>8</w:delText>
        </w:r>
      </w:del>
      <w:del w:id="195" w:author="孙心茹 [2]" w:date="2025-10-09T15:09:08Z">
        <w:r>
          <w:rPr>
            <w:rFonts w:hint="default" w:ascii="Times New Roman" w:hAnsi="Times New Roman" w:eastAsia="宋体" w:cs="Times New Roman"/>
            <w:sz w:val="24"/>
            <w:rPrChange w:id="196" w:author="Hu Chuan-Peng" w:date="2025-10-09T10:08:00Z">
              <w:rPr>
                <w:rFonts w:hint="eastAsia" w:ascii="宋体" w:hAnsi="宋体" w:eastAsia="宋体" w:cs="宋体"/>
                <w:sz w:val="24"/>
              </w:rPr>
            </w:rPrChange>
          </w:rPr>
          <w:delText>个</w:delText>
        </w:r>
      </w:del>
      <w:del w:id="198" w:author="孙心茹 [2]" w:date="2025-10-09T15:09:08Z">
        <w:r>
          <w:rPr>
            <w:rFonts w:hint="default" w:ascii="Times New Roman" w:hAnsi="Times New Roman" w:eastAsia="宋体" w:cs="Times New Roman"/>
            <w:sz w:val="24"/>
            <w:rPrChange w:id="199" w:author="Hu Chuan-Peng" w:date="2025-10-09T10:08:00Z">
              <w:rPr>
                <w:rFonts w:hint="eastAsia" w:ascii="宋体" w:hAnsi="宋体" w:eastAsia="宋体" w:cs="宋体"/>
                <w:sz w:val="24"/>
              </w:rPr>
            </w:rPrChange>
          </w:rPr>
          <w:delText>相</w:delText>
        </w:r>
      </w:del>
      <w:del w:id="201" w:author="孙心茹 [2]" w:date="2025-10-09T15:09:08Z">
        <w:r>
          <w:rPr>
            <w:rFonts w:hint="default" w:ascii="Times New Roman" w:hAnsi="Times New Roman" w:eastAsia="宋体" w:cs="Times New Roman"/>
            <w:sz w:val="24"/>
            <w:rPrChange w:id="202" w:author="Hu Chuan-Peng" w:date="2025-10-09T10:08:00Z">
              <w:rPr>
                <w:rFonts w:hint="eastAsia" w:ascii="宋体" w:hAnsi="宋体" w:eastAsia="宋体" w:cs="宋体"/>
                <w:sz w:val="24"/>
              </w:rPr>
            </w:rPrChange>
          </w:rPr>
          <w:delText>对</w:delText>
        </w:r>
      </w:del>
      <w:del w:id="204" w:author="孙心茹 [2]" w:date="2025-10-09T15:09:08Z">
        <w:r>
          <w:rPr>
            <w:rFonts w:hint="default" w:ascii="Times New Roman" w:hAnsi="Times New Roman" w:eastAsia="宋体" w:cs="Times New Roman"/>
            <w:sz w:val="24"/>
            <w:rPrChange w:id="205" w:author="Hu Chuan-Peng" w:date="2025-10-09T10:08:00Z">
              <w:rPr>
                <w:rFonts w:hint="eastAsia" w:ascii="宋体" w:hAnsi="宋体" w:eastAsia="宋体" w:cs="宋体"/>
                <w:sz w:val="24"/>
              </w:rPr>
            </w:rPrChange>
          </w:rPr>
          <w:delText>独</w:delText>
        </w:r>
      </w:del>
      <w:del w:id="207" w:author="孙心茹 [2]" w:date="2025-10-09T15:09:08Z">
        <w:r>
          <w:rPr>
            <w:rFonts w:hint="default" w:ascii="Times New Roman" w:hAnsi="Times New Roman" w:eastAsia="宋体" w:cs="Times New Roman"/>
            <w:sz w:val="24"/>
            <w:rPrChange w:id="208" w:author="Hu Chuan-Peng" w:date="2025-10-09T10:08:00Z">
              <w:rPr>
                <w:rFonts w:hint="eastAsia" w:ascii="宋体" w:hAnsi="宋体" w:eastAsia="宋体" w:cs="宋体"/>
                <w:sz w:val="24"/>
              </w:rPr>
            </w:rPrChange>
          </w:rPr>
          <w:delText>立</w:delText>
        </w:r>
      </w:del>
      <w:del w:id="210" w:author="孙心茹 [2]" w:date="2025-10-09T15:09:08Z">
        <w:r>
          <w:rPr>
            <w:rFonts w:hint="default" w:ascii="Times New Roman" w:hAnsi="Times New Roman" w:eastAsia="宋体" w:cs="Times New Roman"/>
            <w:sz w:val="24"/>
            <w:rPrChange w:id="211" w:author="Hu Chuan-Peng" w:date="2025-10-09T10:08:00Z">
              <w:rPr>
                <w:rFonts w:hint="eastAsia" w:ascii="宋体" w:hAnsi="宋体" w:eastAsia="宋体" w:cs="宋体"/>
                <w:sz w:val="24"/>
              </w:rPr>
            </w:rPrChange>
          </w:rPr>
          <w:delText>的</w:delText>
        </w:r>
      </w:del>
      <w:del w:id="213" w:author="孙心茹 [2]" w:date="2025-10-09T15:09:07Z">
        <w:r>
          <w:rPr>
            <w:rFonts w:hint="default" w:ascii="Times New Roman" w:hAnsi="Times New Roman" w:eastAsia="宋体" w:cs="Times New Roman"/>
            <w:sz w:val="24"/>
            <w:rPrChange w:id="214" w:author="Hu Chuan-Peng" w:date="2025-10-09T10:08:00Z">
              <w:rPr>
                <w:rFonts w:hint="eastAsia" w:ascii="宋体" w:hAnsi="宋体" w:eastAsia="宋体" w:cs="宋体"/>
                <w:sz w:val="24"/>
              </w:rPr>
            </w:rPrChange>
          </w:rPr>
          <w:delText>因</w:delText>
        </w:r>
      </w:del>
      <w:del w:id="216" w:author="孙心茹 [2]" w:date="2025-10-09T15:09:07Z">
        <w:r>
          <w:rPr>
            <w:rFonts w:hint="default" w:ascii="Times New Roman" w:hAnsi="Times New Roman" w:eastAsia="宋体" w:cs="Times New Roman"/>
            <w:sz w:val="24"/>
            <w:rPrChange w:id="217" w:author="Hu Chuan-Peng" w:date="2025-10-09T10:08:00Z">
              <w:rPr>
                <w:rFonts w:hint="eastAsia" w:ascii="宋体" w:hAnsi="宋体" w:eastAsia="宋体" w:cs="宋体"/>
                <w:sz w:val="24"/>
              </w:rPr>
            </w:rPrChange>
          </w:rPr>
          <w:delText>子</w:delText>
        </w:r>
      </w:del>
      <w:r>
        <w:rPr>
          <w:rFonts w:hint="default" w:ascii="Times New Roman" w:hAnsi="Times New Roman" w:eastAsia="宋体" w:cs="Times New Roman"/>
          <w:sz w:val="24"/>
          <w:rPrChange w:id="219" w:author="Hu Chuan-Peng" w:date="2025-10-09T10:08:00Z">
            <w:rPr>
              <w:rFonts w:hint="eastAsia" w:ascii="宋体" w:hAnsi="宋体" w:eastAsia="宋体" w:cs="宋体"/>
              <w:sz w:val="24"/>
            </w:rPr>
          </w:rPrChange>
        </w:rPr>
        <w:t>构成</w:t>
      </w:r>
      <w:ins w:id="220" w:author="Hu Chuan-Peng" w:date="2025-10-09T10:11:00Z">
        <w:r>
          <w:rPr>
            <w:rFonts w:hint="eastAsia" w:ascii="Times New Roman" w:hAnsi="Times New Roman" w:eastAsia="宋体" w:cs="Times New Roman"/>
            <w:sz w:val="24"/>
          </w:rPr>
          <w:t>，分别为</w:t>
        </w:r>
      </w:ins>
      <w:ins w:id="221" w:author="孙心茹 [2]" w:date="2025-10-09T15:10:17Z">
        <w:r>
          <w:rPr>
            <w:rFonts w:hint="eastAsia" w:ascii="Times New Roman" w:hAnsi="Times New Roman" w:eastAsia="宋体" w:cs="Times New Roman"/>
            <w:sz w:val="24"/>
            <w:rPrChange w:id="222" w:author="孙心茹 [2]" w:date="2025-10-09T15:10:17Z">
              <w:rPr>
                <w:rFonts w:hint="eastAsia"/>
              </w:rPr>
            </w:rPrChange>
          </w:rPr>
          <w:t>自我清晰性、核心自我评价、乐观性、自我提升倾向、道德自我认同、社会自我与行为性积极自我</w:t>
        </w:r>
      </w:ins>
      <w:ins w:id="224" w:author="孙心茹 [2]" w:date="2025-10-09T15:10:20Z">
        <w:r>
          <w:rPr>
            <w:rFonts w:hint="eastAsia" w:ascii="Times New Roman" w:hAnsi="Times New Roman" w:eastAsia="宋体" w:cs="Times New Roman"/>
            <w:sz w:val="24"/>
            <w:lang w:eastAsia="zh-CN"/>
          </w:rPr>
          <w:t>，</w:t>
        </w:r>
      </w:ins>
      <w:ins w:id="225" w:author="孙心茹 [2]" w:date="2025-10-09T15:10:23Z">
        <w:r>
          <w:rPr>
            <w:rFonts w:hint="eastAsia" w:ascii="Times New Roman" w:hAnsi="Times New Roman" w:eastAsia="宋体" w:cs="Times New Roman"/>
            <w:sz w:val="24"/>
            <w:lang w:val="en-US" w:eastAsia="zh-CN"/>
          </w:rPr>
          <w:t>反映了</w:t>
        </w:r>
      </w:ins>
      <w:ins w:id="226" w:author="孙心茹 [2]" w:date="2025-10-09T15:10:52Z">
        <w:r>
          <w:rPr>
            <w:rFonts w:hint="eastAsia" w:ascii="Times New Roman" w:hAnsi="Times New Roman" w:eastAsia="宋体" w:cs="Times New Roman"/>
            <w:sz w:val="24"/>
            <w:lang w:val="en-US" w:eastAsia="zh-CN"/>
          </w:rPr>
          <w:t>自我</w:t>
        </w:r>
      </w:ins>
      <w:ins w:id="227" w:author="孙心茹 [2]" w:date="2025-10-09T15:11:01Z">
        <w:r>
          <w:rPr>
            <w:rFonts w:hint="eastAsia" w:ascii="Times New Roman" w:hAnsi="Times New Roman" w:eastAsia="宋体" w:cs="Times New Roman"/>
            <w:sz w:val="24"/>
            <w:lang w:val="en-US" w:eastAsia="zh-CN"/>
          </w:rPr>
          <w:t>结构</w:t>
        </w:r>
      </w:ins>
      <w:ins w:id="228" w:author="孙心茹 [2]" w:date="2025-10-09T15:11:02Z">
        <w:r>
          <w:rPr>
            <w:rFonts w:hint="eastAsia" w:ascii="Times New Roman" w:hAnsi="Times New Roman" w:eastAsia="宋体" w:cs="Times New Roman"/>
            <w:sz w:val="24"/>
            <w:lang w:val="en-US" w:eastAsia="zh-CN"/>
          </w:rPr>
          <w:t>、</w:t>
        </w:r>
      </w:ins>
      <w:ins w:id="229" w:author="孙心茹 [2]" w:date="2025-10-09T15:11:14Z">
        <w:r>
          <w:rPr>
            <w:rFonts w:hint="eastAsia" w:ascii="Times New Roman" w:hAnsi="Times New Roman" w:eastAsia="宋体" w:cs="Times New Roman"/>
            <w:sz w:val="24"/>
            <w:lang w:val="en-US" w:eastAsia="zh-CN"/>
          </w:rPr>
          <w:t>社会功能</w:t>
        </w:r>
      </w:ins>
      <w:ins w:id="230" w:author="孙心茹 [2]" w:date="2025-10-09T15:11:15Z">
        <w:r>
          <w:rPr>
            <w:rFonts w:hint="eastAsia" w:ascii="Times New Roman" w:hAnsi="Times New Roman" w:eastAsia="宋体" w:cs="Times New Roman"/>
            <w:sz w:val="24"/>
            <w:lang w:val="en-US" w:eastAsia="zh-CN"/>
          </w:rPr>
          <w:t>、</w:t>
        </w:r>
      </w:ins>
      <w:ins w:id="231" w:author="孙心茹 [2]" w:date="2025-10-09T15:11:54Z">
        <w:r>
          <w:rPr>
            <w:rFonts w:hint="eastAsia" w:ascii="Times New Roman" w:hAnsi="Times New Roman" w:eastAsia="宋体" w:cs="Times New Roman"/>
            <w:sz w:val="24"/>
            <w:lang w:val="en-US" w:eastAsia="zh-CN"/>
          </w:rPr>
          <w:t>积极自我</w:t>
        </w:r>
      </w:ins>
      <w:ins w:id="232" w:author="孙心茹 [2]" w:date="2025-10-09T15:11:55Z">
        <w:r>
          <w:rPr>
            <w:rFonts w:hint="eastAsia" w:ascii="Times New Roman" w:hAnsi="Times New Roman" w:eastAsia="宋体" w:cs="Times New Roman"/>
            <w:sz w:val="24"/>
            <w:lang w:val="en-US" w:eastAsia="zh-CN"/>
          </w:rPr>
          <w:t>加工</w:t>
        </w:r>
      </w:ins>
      <w:ins w:id="233" w:author="孙心茹 [2]" w:date="2025-10-09T15:11:58Z">
        <w:r>
          <w:rPr>
            <w:rFonts w:hint="eastAsia" w:ascii="Times New Roman" w:hAnsi="Times New Roman" w:eastAsia="宋体" w:cs="Times New Roman"/>
            <w:sz w:val="24"/>
            <w:lang w:val="en-US" w:eastAsia="zh-CN"/>
          </w:rPr>
          <w:t>3</w:t>
        </w:r>
      </w:ins>
      <w:ins w:id="234" w:author="孙心茹 [2]" w:date="2025-10-09T15:11:59Z">
        <w:r>
          <w:rPr>
            <w:rFonts w:hint="eastAsia" w:ascii="Times New Roman" w:hAnsi="Times New Roman" w:eastAsia="宋体" w:cs="Times New Roman"/>
            <w:sz w:val="24"/>
            <w:lang w:val="en-US" w:eastAsia="zh-CN"/>
          </w:rPr>
          <w:t>个</w:t>
        </w:r>
      </w:ins>
      <w:ins w:id="235" w:author="孙心茹 [2]" w:date="2025-10-09T15:12:01Z">
        <w:r>
          <w:rPr>
            <w:rFonts w:hint="eastAsia" w:ascii="Times New Roman" w:hAnsi="Times New Roman" w:eastAsia="宋体" w:cs="Times New Roman"/>
            <w:sz w:val="24"/>
            <w:lang w:val="en-US" w:eastAsia="zh-CN"/>
          </w:rPr>
          <w:t>层面</w:t>
        </w:r>
      </w:ins>
      <w:ins w:id="236" w:author="孙心茹 [2]" w:date="2025-10-09T15:10:17Z">
        <w:r>
          <w:rPr>
            <w:rFonts w:hint="eastAsia" w:ascii="Times New Roman" w:hAnsi="Times New Roman" w:eastAsia="宋体" w:cs="Times New Roman"/>
            <w:sz w:val="24"/>
            <w:rPrChange w:id="237" w:author="孙心茹 [2]" w:date="2025-10-09T15:10:17Z">
              <w:rPr>
                <w:rFonts w:hint="eastAsia"/>
              </w:rPr>
            </w:rPrChange>
          </w:rPr>
          <w:t>。</w:t>
        </w:r>
      </w:ins>
      <w:ins w:id="239" w:author="Hu Chuan-Peng" w:date="2025-10-09T10:11:00Z">
        <w:del w:id="240" w:author="孙心茹 [2]" w:date="2025-10-09T15:10:11Z">
          <w:r>
            <w:rPr>
              <w:rFonts w:hint="eastAsia" w:ascii="Times New Roman" w:hAnsi="Times New Roman" w:eastAsia="宋体" w:cs="Times New Roman"/>
              <w:sz w:val="24"/>
            </w:rPr>
            <w:delText>X</w:delText>
          </w:r>
        </w:del>
      </w:ins>
      <w:ins w:id="241" w:author="Hu Chuan-Peng" w:date="2025-10-09T10:11:00Z">
        <w:del w:id="242" w:author="孙心茹 [2]" w:date="2025-10-09T15:10:10Z">
          <w:r>
            <w:rPr>
              <w:rFonts w:hint="eastAsia" w:ascii="Times New Roman" w:hAnsi="Times New Roman" w:eastAsia="宋体" w:cs="Times New Roman"/>
              <w:sz w:val="24"/>
            </w:rPr>
            <w:delText>XX</w:delText>
          </w:r>
        </w:del>
      </w:ins>
      <w:ins w:id="243" w:author="Hu Chuan-Peng" w:date="2025-10-09T10:11:00Z">
        <w:r>
          <w:rPr>
            <w:rFonts w:hint="eastAsia" w:ascii="Times New Roman" w:hAnsi="Times New Roman" w:eastAsia="宋体" w:cs="Times New Roman"/>
            <w:sz w:val="24"/>
          </w:rPr>
          <w:t>。</w:t>
        </w:r>
      </w:ins>
      <w:del w:id="244" w:author="Hu Chuan-Peng" w:date="2025-10-09T10:11:00Z">
        <w:r>
          <w:rPr>
            <w:rFonts w:hint="default" w:ascii="Times New Roman" w:hAnsi="Times New Roman" w:eastAsia="宋体" w:cs="Times New Roman"/>
            <w:sz w:val="24"/>
            <w:rPrChange w:id="245" w:author="Hu Chuan-Peng" w:date="2025-10-09T10:08:00Z">
              <w:rPr>
                <w:rFonts w:hint="eastAsia" w:ascii="宋体" w:hAnsi="宋体" w:eastAsia="宋体" w:cs="宋体"/>
                <w:sz w:val="24"/>
              </w:rPr>
            </w:rPrChange>
          </w:rPr>
          <w:delText>，且模型拟合表现良好；</w:delText>
        </w:r>
      </w:del>
      <w:r>
        <w:rPr>
          <w:rFonts w:hint="default" w:ascii="Times New Roman" w:hAnsi="Times New Roman" w:eastAsia="宋体" w:cs="Times New Roman"/>
          <w:sz w:val="24"/>
          <w:rPrChange w:id="246" w:author="Hu Chuan-Peng" w:date="2025-10-09T10:08:00Z">
            <w:rPr>
              <w:rFonts w:hint="eastAsia" w:ascii="宋体" w:hAnsi="宋体" w:eastAsia="宋体" w:cs="宋体"/>
              <w:sz w:val="24"/>
            </w:rPr>
          </w:rPrChange>
        </w:rPr>
        <w:t>自动机器学习分析表明积极自我观对个体心理健康的直接预测力有限</w:t>
      </w:r>
      <w:ins w:id="247" w:author="Hu Chuan-Peng" w:date="2025-10-09T10:13:00Z">
        <w:r>
          <w:rPr>
            <w:rFonts w:hint="eastAsia" w:ascii="Times New Roman" w:hAnsi="Times New Roman" w:eastAsia="宋体" w:cs="Times New Roman"/>
            <w:sz w:val="24"/>
          </w:rPr>
          <w:t>；</w:t>
        </w:r>
      </w:ins>
      <w:ins w:id="248" w:author="Hu Chuan-Peng" w:date="2025-10-09T10:12:00Z">
        <w:r>
          <w:rPr>
            <w:rFonts w:hint="eastAsia" w:ascii="Times New Roman" w:hAnsi="Times New Roman" w:eastAsia="宋体" w:cs="Times New Roman"/>
            <w:sz w:val="24"/>
          </w:rPr>
          <w:t>保留的条目与被</w:t>
        </w:r>
      </w:ins>
      <w:ins w:id="249" w:author="孙心茹 [2]" w:date="2025-10-09T14:36:21Z">
        <w:r>
          <w:rPr>
            <w:rFonts w:hint="eastAsia" w:ascii="Times New Roman" w:hAnsi="Times New Roman" w:eastAsia="宋体" w:cs="Times New Roman"/>
            <w:sz w:val="24"/>
            <w:lang w:val="en-US" w:eastAsia="zh-CN"/>
          </w:rPr>
          <w:t>排除</w:t>
        </w:r>
      </w:ins>
      <w:ins w:id="250" w:author="Hu Chuan-Peng" w:date="2025-10-09T10:12:00Z">
        <w:del w:id="251" w:author="孙心茹 [2]" w:date="2025-10-09T14:36:19Z">
          <w:r>
            <w:rPr>
              <w:rFonts w:hint="eastAsia" w:ascii="Times New Roman" w:hAnsi="Times New Roman" w:eastAsia="宋体" w:cs="Times New Roman"/>
              <w:sz w:val="24"/>
            </w:rPr>
            <w:delText>排队</w:delText>
          </w:r>
        </w:del>
      </w:ins>
      <w:ins w:id="252" w:author="Hu Chuan-Peng" w:date="2025-10-09T10:12:00Z">
        <w:r>
          <w:rPr>
            <w:rFonts w:hint="eastAsia" w:ascii="Times New Roman" w:hAnsi="Times New Roman" w:eastAsia="宋体" w:cs="Times New Roman"/>
            <w:sz w:val="24"/>
          </w:rPr>
          <w:t>的</w:t>
        </w:r>
      </w:ins>
      <w:ins w:id="253" w:author="孙心茹 [2]" w:date="2025-10-09T15:29:45Z">
        <w:r>
          <w:rPr>
            <w:rFonts w:hint="eastAsia" w:ascii="Times New Roman" w:hAnsi="Times New Roman" w:eastAsia="宋体" w:cs="Times New Roman"/>
            <w:sz w:val="24"/>
            <w:lang w:val="en-US" w:eastAsia="zh-CN"/>
          </w:rPr>
          <w:t>条目</w:t>
        </w:r>
      </w:ins>
      <w:ins w:id="254" w:author="Hu Chuan-Peng" w:date="2025-10-09T10:13:00Z">
        <w:del w:id="255" w:author="孙心茹 [2]" w:date="2025-10-09T15:29:42Z">
          <w:r>
            <w:rPr>
              <w:rFonts w:hint="eastAsia" w:ascii="Times New Roman" w:hAnsi="Times New Roman" w:eastAsia="宋体" w:cs="Times New Roman"/>
              <w:sz w:val="24"/>
            </w:rPr>
            <w:delText>条件</w:delText>
          </w:r>
        </w:del>
      </w:ins>
      <w:ins w:id="256" w:author="Hu Chuan-Peng" w:date="2025-10-09T10:13:00Z">
        <w:r>
          <w:rPr>
            <w:rFonts w:hint="eastAsia" w:ascii="Times New Roman" w:hAnsi="Times New Roman" w:eastAsia="宋体" w:cs="Times New Roman"/>
            <w:sz w:val="24"/>
          </w:rPr>
          <w:t>相比，</w:t>
        </w:r>
      </w:ins>
      <w:ins w:id="257" w:author="孙心茹 [2]" w:date="2025-10-09T15:34:27Z">
        <w:r>
          <w:rPr>
            <w:rFonts w:hint="eastAsia" w:ascii="Times New Roman" w:hAnsi="Times New Roman" w:eastAsia="宋体" w:cs="Times New Roman"/>
            <w:sz w:val="24"/>
            <w:rPrChange w:id="258" w:author="孙心茹 [2]" w:date="2025-10-09T15:34:27Z">
              <w:rPr>
                <w:rFonts w:hint="eastAsia"/>
              </w:rPr>
            </w:rPrChange>
          </w:rPr>
          <w:t>条目筛选后所得结构维度更为稳定清晰</w:t>
        </w:r>
      </w:ins>
      <w:ins w:id="260" w:author="孙心茹 [2]" w:date="2025-10-09T15:34:49Z">
        <w:r>
          <w:rPr>
            <w:rFonts w:hint="eastAsia" w:ascii="Times New Roman" w:hAnsi="Times New Roman" w:eastAsia="宋体" w:cs="Times New Roman"/>
            <w:sz w:val="24"/>
            <w:lang w:eastAsia="zh-CN"/>
          </w:rPr>
          <w:t>，</w:t>
        </w:r>
      </w:ins>
      <w:ins w:id="261" w:author="孙心茹 [2]" w:date="2025-10-09T15:34:54Z">
        <w:r>
          <w:rPr>
            <w:rFonts w:hint="eastAsia" w:ascii="Times New Roman" w:hAnsi="Times New Roman" w:eastAsia="宋体" w:cs="Times New Roman"/>
            <w:sz w:val="24"/>
            <w:rPrChange w:id="262" w:author="孙心茹 [2]" w:date="2025-10-09T15:34:54Z">
              <w:rPr>
                <w:rFonts w:hint="eastAsia"/>
              </w:rPr>
            </w:rPrChange>
          </w:rPr>
          <w:t>使保留条目更具理论代表性与统计稳健性</w:t>
        </w:r>
      </w:ins>
      <w:ins w:id="264" w:author="Hu Chuan-Peng" w:date="2025-10-09T10:13:00Z">
        <w:del w:id="265" w:author="孙心茹 [2]" w:date="2025-10-09T15:34:21Z">
          <w:bookmarkStart w:id="0" w:name="_GoBack"/>
          <w:bookmarkEnd w:id="0"/>
          <w:r>
            <w:rPr>
              <w:rFonts w:hint="eastAsia" w:ascii="Times New Roman" w:hAnsi="Times New Roman" w:eastAsia="宋体" w:cs="Times New Roman"/>
              <w:sz w:val="24"/>
            </w:rPr>
            <w:delText>XXX</w:delText>
          </w:r>
        </w:del>
      </w:ins>
      <w:r>
        <w:rPr>
          <w:rFonts w:hint="eastAsia" w:ascii="Times New Roman" w:hAnsi="Times New Roman" w:eastAsia="宋体" w:cs="Times New Roman"/>
          <w:sz w:val="24"/>
          <w:rPrChange w:id="266" w:author="Hu Chuan-Peng" w:date="2025-10-09T10:08:00Z">
            <w:rPr>
              <w:rFonts w:hint="eastAsia" w:ascii="宋体" w:hAnsi="宋体" w:eastAsia="宋体" w:cs="宋体"/>
              <w:sz w:val="24"/>
            </w:rPr>
          </w:rPrChange>
        </w:rPr>
        <w:t>。</w:t>
      </w:r>
      <w:del w:id="267" w:author="Hu Chuan-Peng" w:date="2025-10-09T10:13:00Z">
        <w:r>
          <w:rPr>
            <w:rFonts w:hint="eastAsia" w:ascii="Times New Roman" w:hAnsi="Times New Roman" w:eastAsia="宋体" w:cs="Times New Roman"/>
            <w:sz w:val="24"/>
            <w:rPrChange w:id="268" w:author="Hu Chuan-Peng" w:date="2025-10-09T10:08:00Z">
              <w:rPr>
                <w:rFonts w:hint="eastAsia" w:ascii="宋体" w:hAnsi="宋体" w:eastAsia="宋体" w:cs="宋体"/>
                <w:sz w:val="24"/>
              </w:rPr>
            </w:rPrChange>
          </w:rPr>
          <w:delText>综合来看，</w:delText>
        </w:r>
      </w:del>
      <w:ins w:id="269" w:author="Hu Chuan-Peng" w:date="2025-10-09T10:13:00Z">
        <w:r>
          <w:rPr>
            <w:rFonts w:hint="eastAsia" w:ascii="Times New Roman" w:hAnsi="Times New Roman" w:eastAsia="宋体" w:cs="Times New Roman"/>
            <w:sz w:val="24"/>
          </w:rPr>
          <w:t>本研究结果表明，</w:t>
        </w:r>
      </w:ins>
      <w:r>
        <w:rPr>
          <w:rFonts w:hint="default" w:ascii="Times New Roman" w:hAnsi="Times New Roman" w:eastAsia="宋体" w:cs="Times New Roman"/>
          <w:sz w:val="24"/>
          <w:rPrChange w:id="270" w:author="Hu Chuan-Peng" w:date="2025-10-09T10:08:00Z">
            <w:rPr>
              <w:rFonts w:hint="eastAsia" w:ascii="宋体" w:hAnsi="宋体" w:eastAsia="宋体" w:cs="宋体"/>
              <w:sz w:val="24"/>
            </w:rPr>
          </w:rPrChange>
        </w:rPr>
        <w:t>积极自我观</w:t>
      </w:r>
      <w:del w:id="271" w:author="Hu Chuan-Peng" w:date="2025-10-09T10:13:00Z">
        <w:r>
          <w:rPr>
            <w:rFonts w:hint="eastAsia" w:ascii="Times New Roman" w:hAnsi="Times New Roman" w:eastAsia="宋体" w:cs="Times New Roman"/>
            <w:sz w:val="24"/>
            <w:rPrChange w:id="272" w:author="Hu Chuan-Peng" w:date="2025-10-09T10:08:00Z">
              <w:rPr>
                <w:rFonts w:hint="eastAsia" w:ascii="宋体" w:hAnsi="宋体" w:eastAsia="宋体" w:cs="宋体"/>
                <w:sz w:val="24"/>
              </w:rPr>
            </w:rPrChange>
          </w:rPr>
          <w:delText>在结构上体现</w:delText>
        </w:r>
      </w:del>
      <w:ins w:id="273" w:author="Hu Chuan-Peng" w:date="2025-10-09T10:13:00Z">
        <w:r>
          <w:rPr>
            <w:rFonts w:hint="eastAsia" w:ascii="Times New Roman" w:hAnsi="Times New Roman" w:eastAsia="宋体" w:cs="Times New Roman"/>
            <w:sz w:val="24"/>
          </w:rPr>
          <w:t>应被理解为</w:t>
        </w:r>
      </w:ins>
      <w:del w:id="274" w:author="Hu Chuan-Peng" w:date="2025-10-09T10:13:00Z">
        <w:r>
          <w:rPr>
            <w:rFonts w:hint="default" w:ascii="Times New Roman" w:hAnsi="Times New Roman" w:eastAsia="宋体" w:cs="Times New Roman"/>
            <w:sz w:val="24"/>
            <w:rPrChange w:id="275" w:author="Hu Chuan-Peng" w:date="2025-10-09T10:08:00Z">
              <w:rPr>
                <w:rFonts w:hint="eastAsia" w:ascii="宋体" w:hAnsi="宋体" w:eastAsia="宋体" w:cs="宋体"/>
                <w:sz w:val="24"/>
              </w:rPr>
            </w:rPrChange>
          </w:rPr>
          <w:delText>家族相似性（</w:delText>
        </w:r>
      </w:del>
      <w:del w:id="276" w:author="Hu Chuan-Peng" w:date="2025-10-09T10:13:00Z">
        <w:r>
          <w:rPr>
            <w:rFonts w:hint="default" w:ascii="Times New Roman" w:hAnsi="Times New Roman" w:eastAsia="宋体" w:cs="Times New Roman"/>
            <w:sz w:val="24"/>
            <w:rPrChange w:id="277" w:author="Hu Chuan-Peng" w:date="2025-10-09T10:08:00Z">
              <w:rPr>
                <w:rFonts w:hint="eastAsia" w:ascii="宋体" w:hAnsi="宋体" w:eastAsia="宋体" w:cs="宋体"/>
                <w:sz w:val="24"/>
              </w:rPr>
            </w:rPrChange>
          </w:rPr>
          <w:delText>family resemblance</w:delText>
        </w:r>
      </w:del>
      <w:del w:id="278" w:author="Hu Chuan-Peng" w:date="2025-10-09T10:13:00Z">
        <w:r>
          <w:rPr>
            <w:rFonts w:hint="default" w:ascii="Times New Roman" w:hAnsi="Times New Roman" w:eastAsia="宋体" w:cs="Times New Roman"/>
            <w:sz w:val="24"/>
            <w:rPrChange w:id="279" w:author="Hu Chuan-Peng" w:date="2025-10-09T10:08:00Z">
              <w:rPr>
                <w:rFonts w:hint="eastAsia" w:ascii="宋体" w:hAnsi="宋体" w:eastAsia="宋体" w:cs="宋体"/>
                <w:sz w:val="24"/>
              </w:rPr>
            </w:rPrChange>
          </w:rPr>
          <w:delText>），在功能上展现系统协同（</w:delText>
        </w:r>
      </w:del>
      <w:del w:id="280" w:author="Hu Chuan-Peng" w:date="2025-10-09T10:13:00Z">
        <w:r>
          <w:rPr>
            <w:rFonts w:hint="default" w:ascii="Times New Roman" w:hAnsi="Times New Roman" w:eastAsia="宋体" w:cs="Times New Roman"/>
            <w:sz w:val="24"/>
            <w:rPrChange w:id="281" w:author="Hu Chuan-Peng" w:date="2025-10-09T10:08:00Z">
              <w:rPr>
                <w:rFonts w:hint="eastAsia" w:ascii="宋体" w:hAnsi="宋体" w:eastAsia="宋体" w:cs="宋体"/>
                <w:sz w:val="24"/>
              </w:rPr>
            </w:rPrChange>
          </w:rPr>
          <w:delText>system-like interaction</w:delText>
        </w:r>
      </w:del>
      <w:del w:id="282" w:author="Hu Chuan-Peng" w:date="2025-10-09T10:13:00Z">
        <w:r>
          <w:rPr>
            <w:rFonts w:hint="default" w:ascii="Times New Roman" w:hAnsi="Times New Roman" w:eastAsia="宋体" w:cs="Times New Roman"/>
            <w:sz w:val="24"/>
            <w:rPrChange w:id="283" w:author="Hu Chuan-Peng" w:date="2025-10-09T10:08:00Z">
              <w:rPr>
                <w:rFonts w:hint="eastAsia" w:ascii="宋体" w:hAnsi="宋体" w:eastAsia="宋体" w:cs="宋体"/>
                <w:sz w:val="24"/>
              </w:rPr>
            </w:rPrChange>
          </w:rPr>
          <w:delText>），揭示了其作为</w:delText>
        </w:r>
      </w:del>
      <w:ins w:id="284" w:author="Hu Chuan-Peng" w:date="2025-10-09T10:13:00Z">
        <w:r>
          <w:rPr>
            <w:rFonts w:hint="eastAsia" w:ascii="Times New Roman" w:hAnsi="Times New Roman" w:eastAsia="宋体" w:cs="Times New Roman"/>
            <w:sz w:val="24"/>
          </w:rPr>
          <w:t>具有</w:t>
        </w:r>
      </w:ins>
      <w:ins w:id="285" w:author="Hu Chuan-Peng" w:date="2025-10-09T10:14:00Z">
        <w:r>
          <w:rPr>
            <w:rFonts w:hint="eastAsia" w:ascii="Times New Roman" w:hAnsi="Times New Roman" w:eastAsia="宋体" w:cs="Times New Roman"/>
            <w:sz w:val="24"/>
          </w:rPr>
          <w:t>层次结构的多维心理构念</w:t>
        </w:r>
      </w:ins>
      <w:del w:id="286" w:author="Hu Chuan-Peng" w:date="2025-10-09T10:13:00Z">
        <w:r>
          <w:rPr>
            <w:rFonts w:hint="default" w:ascii="Times New Roman" w:hAnsi="Times New Roman" w:eastAsia="宋体" w:cs="Times New Roman"/>
            <w:sz w:val="24"/>
            <w:rPrChange w:id="287" w:author="Hu Chuan-Peng" w:date="2025-10-09T10:08:00Z">
              <w:rPr>
                <w:rFonts w:hint="eastAsia" w:ascii="宋体" w:hAnsi="宋体" w:eastAsia="宋体" w:cs="宋体"/>
                <w:sz w:val="24"/>
              </w:rPr>
            </w:rPrChange>
          </w:rPr>
          <w:delText>多维</w:delText>
        </w:r>
      </w:del>
      <w:del w:id="288" w:author="Hu Chuan-Peng" w:date="2025-10-09T10:14:00Z">
        <w:r>
          <w:rPr>
            <w:rFonts w:hint="default" w:ascii="Times New Roman" w:hAnsi="Times New Roman" w:eastAsia="宋体" w:cs="Times New Roman"/>
            <w:sz w:val="24"/>
            <w:rPrChange w:id="289" w:author="Hu Chuan-Peng" w:date="2025-10-09T10:08:00Z">
              <w:rPr>
                <w:rFonts w:hint="eastAsia" w:ascii="宋体" w:hAnsi="宋体" w:eastAsia="宋体" w:cs="宋体"/>
                <w:sz w:val="24"/>
              </w:rPr>
            </w:rPrChange>
          </w:rPr>
          <w:delText>心理系统的层次性与复杂性</w:delText>
        </w:r>
      </w:del>
      <w:ins w:id="290" w:author="Hu Chuan-Peng" w:date="2025-10-09T10:14:00Z">
        <w:r>
          <w:rPr>
            <w:rFonts w:hint="eastAsia" w:ascii="Times New Roman" w:hAnsi="Times New Roman" w:eastAsia="宋体" w:cs="Times New Roman"/>
            <w:sz w:val="24"/>
          </w:rPr>
          <w:t>，其与心理健康的关系也呈现出复杂的模式</w:t>
        </w:r>
      </w:ins>
      <w:del w:id="291" w:author="Hu Chuan-Peng" w:date="2025-10-09T10:14:00Z">
        <w:r>
          <w:rPr>
            <w:rFonts w:hint="default" w:ascii="Times New Roman" w:hAnsi="Times New Roman" w:eastAsia="宋体" w:cs="Times New Roman"/>
            <w:sz w:val="24"/>
            <w:rPrChange w:id="292" w:author="Hu Chuan-Peng" w:date="2025-10-09T10:08:00Z">
              <w:rPr>
                <w:rFonts w:hint="eastAsia" w:ascii="宋体" w:hAnsi="宋体" w:eastAsia="宋体" w:cs="宋体"/>
                <w:sz w:val="24"/>
              </w:rPr>
            </w:rPrChange>
          </w:rPr>
          <w:delText>。本研究为理解积极自我认知的结构</w:delText>
        </w:r>
      </w:del>
      <w:del w:id="293" w:author="Hu Chuan-Peng" w:date="2025-10-09T10:14:00Z">
        <w:r>
          <w:rPr>
            <w:rFonts w:hint="default" w:ascii="Times New Roman" w:hAnsi="Times New Roman" w:eastAsia="宋体" w:cs="Times New Roman"/>
            <w:sz w:val="24"/>
            <w:rPrChange w:id="294" w:author="Hu Chuan-Peng" w:date="2025-10-09T10:08:00Z">
              <w:rPr>
                <w:rFonts w:hint="eastAsia" w:ascii="宋体" w:hAnsi="宋体" w:eastAsia="宋体" w:cs="宋体"/>
                <w:sz w:val="24"/>
              </w:rPr>
            </w:rPrChange>
          </w:rPr>
          <w:delText>—</w:delText>
        </w:r>
      </w:del>
      <w:del w:id="295" w:author="Hu Chuan-Peng" w:date="2025-10-09T10:14:00Z">
        <w:r>
          <w:rPr>
            <w:rFonts w:hint="default" w:ascii="Times New Roman" w:hAnsi="Times New Roman" w:eastAsia="宋体" w:cs="Times New Roman"/>
            <w:sz w:val="24"/>
            <w:rPrChange w:id="296" w:author="Hu Chuan-Peng" w:date="2025-10-09T10:08:00Z">
              <w:rPr>
                <w:rFonts w:hint="eastAsia" w:ascii="宋体" w:hAnsi="宋体" w:eastAsia="宋体" w:cs="宋体"/>
                <w:sz w:val="24"/>
              </w:rPr>
            </w:rPrChange>
          </w:rPr>
          <w:delText>功能整合提供了实证证据，并为未来多方法融合的心理测量研究提供了启示</w:delText>
        </w:r>
      </w:del>
      <w:r>
        <w:rPr>
          <w:rFonts w:hint="default" w:ascii="Times New Roman" w:hAnsi="Times New Roman" w:eastAsia="宋体" w:cs="Times New Roman"/>
          <w:sz w:val="24"/>
          <w:rPrChange w:id="297" w:author="Hu Chuan-Peng" w:date="2025-10-09T10:08:00Z">
            <w:rPr>
              <w:rFonts w:hint="eastAsia" w:ascii="宋体" w:hAnsi="宋体" w:eastAsia="宋体" w:cs="宋体"/>
              <w:sz w:val="24"/>
            </w:rPr>
          </w:rPrChange>
        </w:rPr>
        <w:t>。</w:t>
      </w:r>
    </w:p>
    <w:p w14:paraId="5CF3B402">
      <w:pPr>
        <w:spacing w:line="360" w:lineRule="auto"/>
        <w:rPr>
          <w:rFonts w:ascii="Times New Roman" w:hAnsi="Times New Roman" w:eastAsia="宋体" w:cs="Times New Roman"/>
          <w:sz w:val="24"/>
          <w:rPrChange w:id="298" w:author="Hu Chuan-Peng" w:date="2025-10-09T10:08:00Z">
            <w:rPr>
              <w:rFonts w:ascii="宋体" w:hAnsi="宋体" w:eastAsia="宋体" w:cs="宋体"/>
              <w:sz w:val="24"/>
            </w:rPr>
          </w:rPrChange>
        </w:rPr>
      </w:pPr>
      <w:r>
        <w:rPr>
          <w:rFonts w:hint="default" w:ascii="Times New Roman" w:hAnsi="Times New Roman" w:eastAsia="宋体" w:cs="Times New Roman"/>
          <w:b/>
          <w:bCs/>
          <w:sz w:val="24"/>
          <w:rPrChange w:id="299" w:author="Hu Chuan-Peng" w:date="2025-10-09T10:08:00Z">
            <w:rPr>
              <w:rFonts w:hint="eastAsia" w:ascii="宋体" w:hAnsi="宋体" w:eastAsia="宋体" w:cs="宋体"/>
              <w:b/>
              <w:bCs/>
              <w:sz w:val="24"/>
            </w:rPr>
          </w:rPrChange>
        </w:rPr>
        <w:t>关键词：</w:t>
      </w:r>
      <w:r>
        <w:rPr>
          <w:rFonts w:hint="default" w:ascii="Times New Roman" w:hAnsi="Times New Roman" w:eastAsia="宋体" w:cs="Times New Roman"/>
          <w:sz w:val="24"/>
          <w:rPrChange w:id="300" w:author="Hu Chuan-Peng" w:date="2025-10-09T10:08:00Z">
            <w:rPr>
              <w:rFonts w:hint="eastAsia" w:ascii="宋体" w:hAnsi="宋体" w:eastAsia="宋体" w:cs="宋体"/>
              <w:sz w:val="24"/>
            </w:rPr>
          </w:rPrChange>
        </w:rPr>
        <w:t>积极自我观；家族式构念；</w:t>
      </w:r>
      <w:r>
        <w:rPr>
          <w:rFonts w:hint="default" w:ascii="Times New Roman" w:hAnsi="Times New Roman" w:eastAsia="宋体" w:cs="Times New Roman"/>
          <w:sz w:val="24"/>
          <w:rPrChange w:id="301" w:author="Hu Chuan-Peng" w:date="2025-10-09T10:08:00Z">
            <w:rPr>
              <w:rFonts w:hint="eastAsia" w:ascii="宋体" w:hAnsi="宋体" w:eastAsia="宋体" w:cs="宋体"/>
              <w:sz w:val="24"/>
            </w:rPr>
          </w:rPrChange>
        </w:rPr>
        <w:t>AutoML</w:t>
      </w:r>
      <w:r>
        <w:rPr>
          <w:rFonts w:hint="default" w:ascii="Times New Roman" w:hAnsi="Times New Roman" w:eastAsia="宋体" w:cs="Times New Roman"/>
          <w:sz w:val="24"/>
          <w:rPrChange w:id="302" w:author="Hu Chuan-Peng" w:date="2025-10-09T10:08:00Z">
            <w:rPr>
              <w:rFonts w:hint="eastAsia" w:ascii="宋体" w:hAnsi="宋体" w:eastAsia="宋体" w:cs="宋体"/>
              <w:sz w:val="24"/>
            </w:rPr>
          </w:rPrChange>
        </w:rPr>
        <w:t>；心理健康</w:t>
      </w:r>
    </w:p>
    <w:p w14:paraId="5866EA33">
      <w:pPr>
        <w:spacing w:line="360" w:lineRule="auto"/>
        <w:rPr>
          <w:rFonts w:ascii="宋体" w:hAnsi="宋体" w:eastAsia="宋体" w:cs="宋体"/>
          <w:sz w:val="24"/>
        </w:rPr>
      </w:pPr>
      <w:r>
        <w:rPr>
          <w:rFonts w:hint="eastAsia" w:ascii="宋体" w:hAnsi="宋体" w:eastAsia="宋体" w:cs="宋体"/>
          <w:sz w:val="24"/>
        </w:rPr>
        <w:t>⸻</w:t>
      </w:r>
    </w:p>
    <w:p w14:paraId="17529D58">
      <w:pPr>
        <w:spacing w:line="360" w:lineRule="auto"/>
        <w:rPr>
          <w:rFonts w:ascii="宋体" w:hAnsi="宋体" w:eastAsia="宋体" w:cs="宋体"/>
          <w:sz w:val="24"/>
        </w:rPr>
      </w:pPr>
    </w:p>
    <w:p w14:paraId="246136E3">
      <w:pPr>
        <w:spacing w:line="360" w:lineRule="auto"/>
        <w:jc w:val="center"/>
        <w:rPr>
          <w:ins w:id="303" w:author="孙心茹" w:date="2025-10-09T09:14:00Z"/>
          <w:rFonts w:ascii="Times New Roman Bold" w:hAnsi="Times New Roman Bold" w:eastAsia="宋体" w:cs="Times New Roman Bold"/>
          <w:b/>
          <w:bCs/>
          <w:sz w:val="28"/>
          <w:szCs w:val="28"/>
        </w:rPr>
      </w:pPr>
      <w:r>
        <w:rPr>
          <w:rFonts w:ascii="Times New Roman Bold" w:hAnsi="Times New Roman Bold" w:eastAsia="宋体" w:cs="Times New Roman Bold"/>
          <w:b/>
          <w:bCs/>
          <w:sz w:val="28"/>
          <w:szCs w:val="28"/>
        </w:rPr>
        <w:t>The Multidimensionality and Functionality of Positive Self-View: Evidence from Data-Driven Analyses</w:t>
      </w:r>
    </w:p>
    <w:p w14:paraId="2F74BD96">
      <w:pPr>
        <w:spacing w:line="360" w:lineRule="auto"/>
        <w:jc w:val="center"/>
        <w:rPr>
          <w:ins w:id="304" w:author="孙心茹" w:date="2025-10-09T09:25:00Z"/>
          <w:rFonts w:ascii="Times New Roman" w:hAnsi="Times New Roman" w:eastAsia="宋体" w:cs="Times New Roman"/>
          <w:szCs w:val="21"/>
        </w:rPr>
      </w:pPr>
      <w:ins w:id="305" w:author="孙心茹" w:date="2025-10-09T09:15:00Z">
        <w:r>
          <w:rPr>
            <w:rFonts w:ascii="Times New Roman" w:hAnsi="Times New Roman" w:eastAsia="宋体" w:cs="Times New Roman"/>
            <w:szCs w:val="21"/>
          </w:rPr>
          <w:t>Sun Xin</w:t>
        </w:r>
      </w:ins>
      <w:ins w:id="306" w:author="孙心茹" w:date="2025-10-09T09:23:00Z">
        <w:r>
          <w:rPr>
            <w:rFonts w:hint="eastAsia" w:ascii="Times New Roman" w:hAnsi="Times New Roman" w:eastAsia="宋体" w:cs="Times New Roman"/>
            <w:szCs w:val="21"/>
          </w:rPr>
          <w:t>r</w:t>
        </w:r>
      </w:ins>
      <w:ins w:id="307" w:author="孙心茹" w:date="2025-10-09T09:15:00Z">
        <w:r>
          <w:rPr>
            <w:rFonts w:ascii="Times New Roman" w:hAnsi="Times New Roman" w:eastAsia="宋体" w:cs="Times New Roman"/>
            <w:szCs w:val="21"/>
          </w:rPr>
          <w:t>u</w:t>
        </w:r>
      </w:ins>
      <w:ins w:id="308" w:author="孙心茹" w:date="2025-10-09T09:14:00Z">
        <w:r>
          <w:rPr>
            <w:rFonts w:ascii="Times New Roman" w:hAnsi="Times New Roman" w:eastAsia="宋体" w:cs="Times New Roman"/>
            <w:szCs w:val="21"/>
            <w:vertAlign w:val="superscript"/>
          </w:rPr>
          <w:t>1</w:t>
        </w:r>
      </w:ins>
      <w:ins w:id="309" w:author="孙心茹" w:date="2025-10-09T09:14:00Z">
        <w:r>
          <w:rPr>
            <w:rFonts w:ascii="Times New Roman" w:hAnsi="Times New Roman" w:eastAsia="宋体" w:cs="Times New Roman"/>
            <w:szCs w:val="21"/>
          </w:rPr>
          <w:t xml:space="preserve">, </w:t>
        </w:r>
      </w:ins>
      <w:ins w:id="310" w:author="孙心茹" w:date="2025-10-09T09:15:00Z">
        <w:r>
          <w:rPr>
            <w:rFonts w:ascii="Times New Roman" w:hAnsi="Times New Roman" w:eastAsia="宋体" w:cs="Times New Roman"/>
            <w:szCs w:val="21"/>
          </w:rPr>
          <w:t>Ding Yi</w:t>
        </w:r>
      </w:ins>
      <w:ins w:id="311" w:author="孙心茹" w:date="2025-10-09T09:14:00Z">
        <w:r>
          <w:rPr>
            <w:rFonts w:ascii="Times New Roman" w:hAnsi="Times New Roman" w:eastAsia="宋体" w:cs="Times New Roman"/>
            <w:szCs w:val="21"/>
          </w:rPr>
          <w:t xml:space="preserve">, </w:t>
        </w:r>
      </w:ins>
      <w:ins w:id="312" w:author="孙心茹" w:date="2025-10-09T09:16:00Z">
        <w:r>
          <w:rPr>
            <w:rFonts w:ascii="Times New Roman" w:hAnsi="Times New Roman" w:eastAsia="宋体" w:cs="Times New Roman"/>
            <w:szCs w:val="21"/>
          </w:rPr>
          <w:t>Sun Shu</w:t>
        </w:r>
      </w:ins>
      <w:ins w:id="313" w:author="孙心茹" w:date="2025-10-09T09:23:00Z">
        <w:r>
          <w:rPr>
            <w:rFonts w:hint="eastAsia" w:ascii="Times New Roman" w:hAnsi="Times New Roman" w:eastAsia="宋体" w:cs="Times New Roman"/>
            <w:szCs w:val="21"/>
          </w:rPr>
          <w:t>t</w:t>
        </w:r>
      </w:ins>
      <w:ins w:id="314" w:author="孙心茹" w:date="2025-10-09T09:16:00Z">
        <w:r>
          <w:rPr>
            <w:rFonts w:ascii="Times New Roman" w:hAnsi="Times New Roman" w:eastAsia="宋体" w:cs="Times New Roman"/>
            <w:szCs w:val="21"/>
          </w:rPr>
          <w:t>ing</w:t>
        </w:r>
      </w:ins>
      <w:ins w:id="315" w:author="孙心茹" w:date="2025-10-09T09:14:00Z">
        <w:r>
          <w:rPr>
            <w:rFonts w:ascii="Times New Roman" w:hAnsi="Times New Roman" w:eastAsia="宋体" w:cs="Times New Roman"/>
            <w:szCs w:val="21"/>
          </w:rPr>
          <w:t>, Jie Sui, Hu Chuan-Peng1*</w:t>
        </w:r>
      </w:ins>
    </w:p>
    <w:p w14:paraId="479A0745">
      <w:pPr>
        <w:spacing w:line="360" w:lineRule="auto"/>
        <w:jc w:val="center"/>
        <w:rPr>
          <w:ins w:id="316" w:author="孙心茹" w:date="2025-10-09T09:14:00Z"/>
          <w:rFonts w:ascii="Times New Roman" w:hAnsi="Times New Roman" w:eastAsia="宋体" w:cs="Times New Roman"/>
          <w:szCs w:val="21"/>
        </w:rPr>
      </w:pPr>
      <w:ins w:id="317" w:author="孙心茹" w:date="2025-10-09T09:25:00Z">
        <w:r>
          <w:rPr>
            <w:rFonts w:ascii="Times New Roman" w:hAnsi="Times New Roman" w:eastAsia="宋体" w:cs="Times New Roman"/>
            <w:szCs w:val="21"/>
          </w:rPr>
          <w:t>1</w:t>
        </w:r>
      </w:ins>
      <w:ins w:id="318" w:author="孙心茹" w:date="2025-10-09T09:25:00Z">
        <w:r>
          <w:rPr>
            <w:rFonts w:hint="eastAsia" w:ascii="Times New Roman" w:hAnsi="Times New Roman" w:eastAsia="宋体" w:cs="Times New Roman"/>
            <w:szCs w:val="21"/>
          </w:rPr>
          <w:t xml:space="preserve"> </w:t>
        </w:r>
      </w:ins>
      <w:ins w:id="319" w:author="孙心茹" w:date="2025-10-09T09:25:00Z">
        <w:r>
          <w:rPr>
            <w:rFonts w:ascii="Times New Roman" w:hAnsi="Times New Roman" w:eastAsia="宋体" w:cs="Times New Roman"/>
            <w:szCs w:val="21"/>
          </w:rPr>
          <w:t>School of Psychology, Nanjing Normal University, 210024 Nanjing, China</w:t>
        </w:r>
      </w:ins>
    </w:p>
    <w:p w14:paraId="7C2347AE">
      <w:pPr>
        <w:spacing w:line="360" w:lineRule="auto"/>
        <w:jc w:val="center"/>
        <w:rPr>
          <w:rFonts w:ascii="Times New Roman" w:hAnsi="Times New Roman" w:eastAsia="宋体" w:cs="Times New Roman"/>
          <w:szCs w:val="21"/>
        </w:rPr>
      </w:pPr>
      <w:ins w:id="320" w:author="孙心茹" w:date="2025-10-09T09:14:00Z">
        <w:r>
          <w:rPr>
            <w:rFonts w:ascii="Times New Roman" w:hAnsi="Times New Roman" w:eastAsia="宋体" w:cs="Times New Roman"/>
            <w:szCs w:val="21"/>
          </w:rPr>
          <w:t>1</w:t>
        </w:r>
      </w:ins>
      <w:ins w:id="321" w:author="孙心茹" w:date="2025-10-09T09:24:00Z">
        <w:r>
          <w:rPr>
            <w:rFonts w:ascii="Times New Roman" w:hAnsi="Times New Roman" w:eastAsia="宋体" w:cs="Times New Roman"/>
            <w:szCs w:val="21"/>
          </w:rPr>
          <w:t>*</w:t>
        </w:r>
      </w:ins>
      <w:ins w:id="322" w:author="孙心茹" w:date="2025-10-09T09:24:00Z">
        <w:r>
          <w:rPr>
            <w:rFonts w:hint="eastAsia" w:ascii="Times New Roman" w:hAnsi="Times New Roman" w:eastAsia="宋体" w:cs="Times New Roman"/>
            <w:szCs w:val="21"/>
          </w:rPr>
          <w:t xml:space="preserve"> </w:t>
        </w:r>
      </w:ins>
      <w:ins w:id="323" w:author="孙心茹" w:date="2025-10-09T09:14:00Z">
        <w:r>
          <w:rPr>
            <w:rFonts w:ascii="Times New Roman" w:hAnsi="Times New Roman" w:eastAsia="宋体" w:cs="Times New Roman"/>
            <w:szCs w:val="21"/>
          </w:rPr>
          <w:t>School of Psychology</w:t>
        </w:r>
      </w:ins>
      <w:ins w:id="324" w:author="孙心茹" w:date="2025-10-09T09:25:00Z">
        <w:r>
          <w:rPr>
            <w:rFonts w:ascii="Times New Roman" w:hAnsi="Times New Roman" w:eastAsia="宋体" w:cs="Times New Roman"/>
            <w:szCs w:val="21"/>
          </w:rPr>
          <w:t xml:space="preserve">, </w:t>
        </w:r>
      </w:ins>
      <w:ins w:id="325" w:author="孙心茹" w:date="2025-10-09T09:14:00Z">
        <w:r>
          <w:rPr>
            <w:rFonts w:ascii="Times New Roman" w:hAnsi="Times New Roman" w:eastAsia="宋体" w:cs="Times New Roman"/>
            <w:szCs w:val="21"/>
          </w:rPr>
          <w:t>Nanjing Normal University, 210024 Nanjing, China</w:t>
        </w:r>
      </w:ins>
      <w:ins w:id="326" w:author="孙心茹" w:date="2025-10-09T09:25:00Z">
        <w:r>
          <w:rPr>
            <w:rFonts w:ascii="Times New Roman" w:hAnsi="Times New Roman" w:eastAsia="宋体" w:cs="Times New Roman"/>
            <w:szCs w:val="21"/>
          </w:rPr>
          <w:t xml:space="preserve">, </w:t>
        </w:r>
      </w:ins>
      <w:ins w:id="327" w:author="孙心茹" w:date="2025-10-09T09:14:00Z">
        <w:r>
          <w:rPr>
            <w:rFonts w:ascii="Times New Roman" w:hAnsi="Times New Roman" w:eastAsia="宋体" w:cs="Times New Roman"/>
            <w:szCs w:val="21"/>
          </w:rPr>
          <w:t>Email: hcp4715@hotmail.com</w:t>
        </w:r>
      </w:ins>
    </w:p>
    <w:p w14:paraId="51967C7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Abstract:Positive self-view is an important psychological resource that promotes individual adaptation and mental health, yet its definition, internal structure, and functional significance remain debated. Using a data-driven approach, the present study integrated self-report and behavioral task data to address three core questions: What is positive self-view? What latent dimensions does it contain? and How effective is it in predicting mental health and adaptation? Correlation and network analyses revealed a clear structural separation between self-report and behavioral indicators, reflecting the multilayered nature of positive self-representation. Results from a bifactor model further indicated that positive self-view consists of several domain-specific factors and is better conceptualized as a family resemblance construct. Exploratory factor analysis (EFA) based on SHAP-selected items showed that positive self-view comprises multiple relatively independent factors with satisfactory model fit. However, AutoML-based prediction suggested that the direct predictive power of positive self-view for mental health outcomes is limited. Overall, positive self-view demonstrates structural multiplicity through family resemblance and functional coherence through system-like interactions, revealing its hierarchical and complex nature as a multidimensional psychological system. This study provides empirical evidence for the structural–functional integration of positive self-representation and offers methodological insights for future multimethod approaches in psychological measurement.</w:t>
      </w:r>
    </w:p>
    <w:p w14:paraId="5838383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Keywords: positive self-view; family resemblance; AutoML; mental health</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5-10-08T11:13:00Z" w:initials="">
    <w:p w14:paraId="307CFDD9">
      <w:pPr>
        <w:pStyle w:val="2"/>
      </w:pPr>
      <w:r>
        <w:rPr>
          <w:rFonts w:hint="eastAsia"/>
        </w:rPr>
        <w:t>筛选的标准是什么？</w:t>
      </w:r>
    </w:p>
  </w:comment>
  <w:comment w:id="1" w:author="孙心茹" w:date="2025-10-08T17:09:00Z" w:initials="">
    <w:p w14:paraId="37F8D5D9">
      <w:pPr>
        <w:pStyle w:val="2"/>
      </w:pPr>
      <w:r>
        <w:rPr>
          <w:rFonts w:hint="eastAsia"/>
        </w:rPr>
        <w:t>按照我们上次讨论来看，shap值似乎存在问题。那这里使用</w:t>
      </w:r>
      <w:r>
        <w:t>EGA</w:t>
      </w:r>
      <w:r>
        <w:rPr>
          <w:rFonts w:hint="eastAsia"/>
        </w:rPr>
        <w:t>网络分析方法可以吗？</w:t>
      </w:r>
    </w:p>
  </w:comment>
  <w:comment w:id="2" w:author="Hu Chuan-Peng" w:date="2025-10-09T10:06:00Z" w:initials="">
    <w:p w14:paraId="536D67E2">
      <w:pPr>
        <w:pStyle w:val="2"/>
      </w:pPr>
      <w:r>
        <w:rPr>
          <w:rFonts w:hint="eastAsia"/>
        </w:rPr>
        <w:t>可以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7CFDD9" w15:done="0"/>
  <w15:commentEx w15:paraId="37F8D5D9" w15:done="0" w15:paraIdParent="307CFDD9"/>
  <w15:commentEx w15:paraId="536D67E2" w15:done="0" w15:paraIdParent="307CFDD9"/>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9060101010101"/>
    <w:charset w:val="86"/>
    <w:family w:val="modern"/>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Chuan-Peng">
    <w15:presenceInfo w15:providerId="Windows Live" w15:userId="b3f3f6a417be6905"/>
  </w15:person>
  <w15:person w15:author="孙心茹">
    <w15:presenceInfo w15:providerId="None" w15:userId="孙心茹"/>
  </w15:person>
  <w15:person w15:author="孙心茹 [2]">
    <w15:presenceInfo w15:providerId="WPS Office" w15:userId="126312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9"/>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8F118F"/>
    <w:rsid w:val="003F303E"/>
    <w:rsid w:val="006610A9"/>
    <w:rsid w:val="006A7A1F"/>
    <w:rsid w:val="008929BC"/>
    <w:rsid w:val="008D24E1"/>
    <w:rsid w:val="00A01EEF"/>
    <w:rsid w:val="00A0369C"/>
    <w:rsid w:val="62B3E0F1"/>
    <w:rsid w:val="73BFC331"/>
    <w:rsid w:val="7EFCB70C"/>
    <w:rsid w:val="DF3DC002"/>
    <w:rsid w:val="DFAFBC84"/>
    <w:rsid w:val="EF8F118F"/>
    <w:rsid w:val="FFD7B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0"/>
    <w:uiPriority w:val="0"/>
    <w:rPr>
      <w:sz w:val="20"/>
      <w:szCs w:val="20"/>
    </w:rPr>
  </w:style>
  <w:style w:type="paragraph" w:styleId="3">
    <w:name w:val="annotation subject"/>
    <w:basedOn w:val="2"/>
    <w:next w:val="2"/>
    <w:link w:val="11"/>
    <w:uiPriority w:val="0"/>
    <w:rPr>
      <w:b/>
      <w:bCs/>
    </w:rPr>
  </w:style>
  <w:style w:type="character" w:styleId="6">
    <w:name w:val="FollowedHyperlink"/>
    <w:basedOn w:val="5"/>
    <w:uiPriority w:val="0"/>
    <w:rPr>
      <w:color w:val="7E1FAD" w:themeColor="followedHyperlink"/>
      <w:u w:val="single"/>
      <w14:textFill>
        <w14:solidFill>
          <w14:schemeClr w14:val="folHlink"/>
        </w14:solidFill>
      </w14:textFill>
    </w:rPr>
  </w:style>
  <w:style w:type="character" w:styleId="7">
    <w:name w:val="Hyperlink"/>
    <w:basedOn w:val="5"/>
    <w:uiPriority w:val="0"/>
    <w:rPr>
      <w:color w:val="0000FF"/>
      <w:u w:val="single"/>
    </w:rPr>
  </w:style>
  <w:style w:type="character" w:styleId="8">
    <w:name w:val="annotation reference"/>
    <w:basedOn w:val="5"/>
    <w:uiPriority w:val="0"/>
    <w:rPr>
      <w:sz w:val="16"/>
      <w:szCs w:val="16"/>
    </w:rPr>
  </w:style>
  <w:style w:type="paragraph" w:customStyle="1" w:styleId="9">
    <w:name w:val="Revision1"/>
    <w:hidden/>
    <w:unhideWhenUsed/>
    <w:uiPriority w:val="99"/>
    <w:rPr>
      <w:rFonts w:asciiTheme="minorHAnsi" w:hAnsiTheme="minorHAnsi" w:eastAsiaTheme="minorEastAsia" w:cstheme="minorBidi"/>
      <w:kern w:val="2"/>
      <w:sz w:val="21"/>
      <w:szCs w:val="24"/>
      <w:lang w:val="en-US" w:eastAsia="zh-CN" w:bidi="ar-SA"/>
    </w:rPr>
  </w:style>
  <w:style w:type="character" w:customStyle="1" w:styleId="10">
    <w:name w:val="Comment Text Char"/>
    <w:basedOn w:val="5"/>
    <w:link w:val="2"/>
    <w:uiPriority w:val="0"/>
    <w:rPr>
      <w:rFonts w:asciiTheme="minorHAnsi" w:hAnsiTheme="minorHAnsi" w:eastAsiaTheme="minorEastAsia" w:cstheme="minorBidi"/>
      <w:kern w:val="2"/>
      <w:lang w:val="en-US"/>
    </w:rPr>
  </w:style>
  <w:style w:type="character" w:customStyle="1" w:styleId="11">
    <w:name w:val="Comment Subject Char"/>
    <w:basedOn w:val="10"/>
    <w:link w:val="3"/>
    <w:uiPriority w:val="0"/>
    <w:rPr>
      <w:rFonts w:asciiTheme="minorHAnsi" w:hAnsiTheme="minorHAnsi" w:eastAsiaTheme="minorEastAsia" w:cstheme="minorBidi"/>
      <w:b/>
      <w:bCs/>
      <w:kern w:val="2"/>
      <w:lang w:val="en-US"/>
    </w:rPr>
  </w:style>
  <w:style w:type="paragraph" w:customStyle="1" w:styleId="12">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440</Words>
  <Characters>2511</Characters>
  <Lines>20</Lines>
  <Paragraphs>5</Paragraphs>
  <TotalTime>106</TotalTime>
  <ScaleCrop>false</ScaleCrop>
  <LinksUpToDate>false</LinksUpToDate>
  <CharactersWithSpaces>2946</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2025-10-09T03:27:00Z</dcterms:created>
  <dc:creator>孙心茹</dc:creator>
  <cp:lastModifiedBy>孙心茹</cp:lastModifiedBy>
  <dcterms:modified xsi:type="dcterms:W3CDTF">2025-10-09T15:35:07Z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F862A3340A5480B26A60E7680905935F_43</vt:lpwstr>
  </property>
</Properties>
</file>