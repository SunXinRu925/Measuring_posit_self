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C2F871">
      <w:pPr>
        <w:spacing w:line="360" w:lineRule="auto"/>
        <w:jc w:val="center"/>
        <w:rPr>
          <w:rFonts w:ascii="SimHei" w:hAnsi="SimHei" w:eastAsia="SimHei" w:cs="SimHei"/>
          <w:sz w:val="28"/>
          <w:szCs w:val="28"/>
        </w:rPr>
      </w:pPr>
      <w:r>
        <w:rPr>
          <w:rFonts w:hint="eastAsia" w:ascii="SimHei" w:hAnsi="SimHei" w:eastAsia="SimHei" w:cs="SimHei"/>
          <w:sz w:val="28"/>
          <w:szCs w:val="28"/>
        </w:rPr>
        <w:t>积极自我观的测量：来自数据驱动的证据</w:t>
      </w:r>
    </w:p>
    <w:p w14:paraId="73EEFB49">
      <w:pPr>
        <w:spacing w:line="360" w:lineRule="auto"/>
        <w:jc w:val="center"/>
        <w:rPr>
          <w:rFonts w:ascii="Times New Roman" w:hAnsi="Times New Roman" w:eastAsia="宋体" w:cs="Times New Roman"/>
          <w:color w:val="auto"/>
          <w:szCs w:val="21"/>
          <w:rPrChange w:id="0" w:author="Hu Chuan-Peng" w:date="2025-10-10T09:57:00Z">
            <w:rPr>
              <w:rFonts w:ascii="宋体" w:hAnsi="宋体" w:eastAsia="宋体" w:cs="宋体"/>
              <w:color w:val="FF0000"/>
              <w:szCs w:val="21"/>
            </w:rPr>
          </w:rPrChange>
        </w:rPr>
      </w:pPr>
      <w:r>
        <w:rPr>
          <w:rFonts w:hint="default" w:ascii="Times New Roman" w:hAnsi="Times New Roman" w:eastAsia="宋体" w:cs="Times New Roman"/>
          <w:color w:val="auto"/>
          <w:szCs w:val="21"/>
          <w:rPrChange w:id="1" w:author="Hu Chuan-Peng" w:date="2025-10-10T09:57:00Z">
            <w:rPr>
              <w:rFonts w:hint="eastAsia" w:ascii="宋体" w:hAnsi="宋体" w:eastAsia="宋体" w:cs="宋体"/>
              <w:color w:val="FF0000"/>
              <w:szCs w:val="21"/>
            </w:rPr>
          </w:rPrChange>
        </w:rPr>
        <w:t>孙心茹，丁一，孙淑婷，胡传鹏</w:t>
      </w:r>
      <w:r>
        <w:rPr>
          <w:rFonts w:hint="default" w:ascii="Times New Roman" w:hAnsi="Times New Roman" w:eastAsia="宋体" w:cs="Times New Roman"/>
          <w:color w:val="auto"/>
          <w:szCs w:val="21"/>
          <w:vertAlign w:val="superscript"/>
          <w:rPrChange w:id="2" w:author="Hu Chuan-Peng" w:date="2025-10-10T09:57:00Z">
            <w:rPr>
              <w:rFonts w:hint="eastAsia" w:ascii="宋体" w:hAnsi="宋体" w:eastAsia="宋体" w:cs="宋体"/>
              <w:color w:val="FF0000"/>
              <w:szCs w:val="21"/>
              <w:vertAlign w:val="superscript"/>
            </w:rPr>
          </w:rPrChange>
        </w:rPr>
        <w:t>*</w:t>
      </w:r>
    </w:p>
    <w:p w14:paraId="705E0584">
      <w:pPr>
        <w:spacing w:line="360" w:lineRule="auto"/>
        <w:jc w:val="center"/>
        <w:rPr>
          <w:ins w:id="3" w:author="Hu Chuan-Peng" w:date="2025-10-10T09:57:00Z"/>
          <w:del w:id="4" w:author="Hu Chuan-Peng" w:date="2025-10-10T09:57:00Z"/>
          <w:rFonts w:ascii="Times New Roman" w:hAnsi="Times New Roman" w:eastAsia="宋体" w:cs="Times New Roman"/>
          <w:szCs w:val="21"/>
        </w:rPr>
      </w:pPr>
      <w:r>
        <w:rPr>
          <w:rFonts w:hint="default" w:ascii="Times New Roman" w:hAnsi="Times New Roman" w:eastAsia="宋体" w:cs="Times New Roman"/>
          <w:color w:val="auto"/>
          <w:szCs w:val="21"/>
          <w:rPrChange w:id="5" w:author="Hu Chuan-Peng" w:date="2025-10-10T09:57:00Z">
            <w:rPr>
              <w:rFonts w:hint="eastAsia" w:ascii="宋体" w:hAnsi="宋体" w:eastAsia="宋体" w:cs="宋体"/>
              <w:color w:val="FF0000"/>
              <w:szCs w:val="21"/>
            </w:rPr>
          </w:rPrChange>
        </w:rPr>
        <w:t>（南京师范大学心理学院，南京，</w:t>
      </w:r>
      <w:r>
        <w:rPr>
          <w:rFonts w:ascii="Times New Roman" w:hAnsi="Times New Roman" w:eastAsia="宋体" w:cs="Times New Roman"/>
          <w:color w:val="auto"/>
          <w:szCs w:val="21"/>
          <w:rPrChange w:id="6" w:author="Hu Chuan-Peng" w:date="2025-10-10T09:57:00Z">
            <w:rPr>
              <w:rFonts w:ascii="宋体" w:hAnsi="宋体" w:eastAsia="宋体" w:cs="宋体"/>
              <w:color w:val="FF0000"/>
              <w:szCs w:val="21"/>
            </w:rPr>
          </w:rPrChange>
        </w:rPr>
        <w:t>210024</w:t>
      </w:r>
      <w:ins w:id="7" w:author="Hu Chuan-Peng" w:date="2025-10-10T09:57:00Z">
        <w:r>
          <w:rPr>
            <w:rFonts w:hint="eastAsia" w:ascii="Times New Roman" w:hAnsi="Times New Roman" w:eastAsia="宋体" w:cs="Times New Roman"/>
            <w:szCs w:val="21"/>
          </w:rPr>
          <w:t>；</w:t>
        </w:r>
      </w:ins>
      <w:ins w:id="8" w:author="Hu Chuan-Peng" w:date="2025-10-10T09:57:00Z">
        <w:r>
          <w:rPr>
            <w:rFonts w:ascii="Times New Roman" w:hAnsi="Times New Roman" w:eastAsia="宋体" w:cs="Times New Roman"/>
            <w:szCs w:val="21"/>
            <w:vertAlign w:val="superscript"/>
          </w:rPr>
          <w:t>*</w:t>
        </w:r>
      </w:ins>
      <w:ins w:id="9" w:author="Hu Chuan-Peng" w:date="2025-10-10T09:57:00Z">
        <w:r>
          <w:rPr>
            <w:rFonts w:ascii="Times New Roman" w:hAnsi="Times New Roman" w:eastAsia="宋体" w:cs="Times New Roman"/>
            <w:szCs w:val="21"/>
          </w:rPr>
          <w:t>通讯作者邮箱：hcp4715@hotmail.com</w:t>
        </w:r>
      </w:ins>
    </w:p>
    <w:p w14:paraId="11A4D233">
      <w:pPr>
        <w:spacing w:line="360" w:lineRule="auto"/>
        <w:jc w:val="center"/>
        <w:rPr>
          <w:rFonts w:ascii="Times New Roman" w:hAnsi="Times New Roman" w:eastAsia="宋体" w:cs="Times New Roman"/>
          <w:color w:val="auto"/>
          <w:szCs w:val="21"/>
          <w:rPrChange w:id="10" w:author="Hu Chuan-Peng" w:date="2025-10-10T09:57:00Z">
            <w:rPr>
              <w:rFonts w:ascii="宋体" w:hAnsi="宋体" w:eastAsia="宋体" w:cs="宋体"/>
              <w:color w:val="FF0000"/>
              <w:szCs w:val="21"/>
            </w:rPr>
          </w:rPrChange>
        </w:rPr>
      </w:pPr>
      <w:r>
        <w:rPr>
          <w:rFonts w:hint="default" w:ascii="Times New Roman" w:hAnsi="Times New Roman" w:eastAsia="宋体" w:cs="Times New Roman"/>
          <w:color w:val="auto"/>
          <w:szCs w:val="21"/>
          <w:rPrChange w:id="11" w:author="Hu Chuan-Peng" w:date="2025-10-10T09:57:00Z">
            <w:rPr>
              <w:rFonts w:hint="eastAsia" w:ascii="宋体" w:hAnsi="宋体" w:eastAsia="宋体" w:cs="宋体"/>
              <w:color w:val="FF0000"/>
              <w:szCs w:val="21"/>
            </w:rPr>
          </w:rPrChange>
        </w:rPr>
        <w:t>）</w:t>
      </w:r>
    </w:p>
    <w:p w14:paraId="0C99ADF4">
      <w:pPr>
        <w:spacing w:line="360" w:lineRule="auto"/>
        <w:jc w:val="center"/>
        <w:rPr>
          <w:del w:id="12" w:author="Hu Chuan-Peng" w:date="2025-10-10T09:57:00Z"/>
          <w:rFonts w:ascii="Times New Roman" w:hAnsi="Times New Roman" w:eastAsia="宋体" w:cs="Times New Roman"/>
          <w:color w:val="auto"/>
          <w:szCs w:val="21"/>
          <w:rPrChange w:id="13" w:author="Hu Chuan-Peng" w:date="2025-10-10T09:57:00Z">
            <w:rPr>
              <w:del w:id="14" w:author="Hu Chuan-Peng" w:date="2025-10-10T09:57:00Z"/>
              <w:rFonts w:ascii="宋体" w:hAnsi="宋体" w:eastAsia="宋体" w:cs="宋体"/>
              <w:color w:val="FF0000"/>
              <w:szCs w:val="21"/>
            </w:rPr>
          </w:rPrChange>
        </w:rPr>
      </w:pPr>
      <w:del w:id="15" w:author="Hu Chuan-Peng" w:date="2025-10-10T09:57:00Z">
        <w:r>
          <w:rPr>
            <w:rFonts w:hint="default" w:ascii="Times New Roman" w:hAnsi="Times New Roman" w:eastAsia="宋体" w:cs="Times New Roman"/>
            <w:color w:val="auto"/>
            <w:szCs w:val="21"/>
            <w:vertAlign w:val="superscript"/>
            <w:rPrChange w:id="16" w:author="Hu Chuan-Peng" w:date="2025-10-10T09:57:00Z">
              <w:rPr>
                <w:rFonts w:hint="eastAsia" w:ascii="宋体" w:hAnsi="宋体" w:eastAsia="宋体" w:cs="宋体"/>
                <w:color w:val="FF0000"/>
                <w:szCs w:val="21"/>
                <w:vertAlign w:val="superscript"/>
              </w:rPr>
            </w:rPrChange>
          </w:rPr>
          <w:delText>*</w:delText>
        </w:r>
      </w:del>
      <w:del w:id="17" w:author="Hu Chuan-Peng" w:date="2025-10-10T09:57:00Z">
        <w:r>
          <w:rPr>
            <w:rFonts w:hint="default" w:ascii="Times New Roman" w:hAnsi="Times New Roman" w:eastAsia="宋体" w:cs="Times New Roman"/>
            <w:color w:val="auto"/>
            <w:szCs w:val="21"/>
            <w:rPrChange w:id="18" w:author="Hu Chuan-Peng" w:date="2025-10-10T09:57:00Z">
              <w:rPr>
                <w:rFonts w:hint="eastAsia" w:ascii="宋体" w:hAnsi="宋体" w:eastAsia="宋体" w:cs="宋体"/>
                <w:color w:val="FF0000"/>
                <w:szCs w:val="21"/>
              </w:rPr>
            </w:rPrChange>
          </w:rPr>
          <w:delText>通讯作者邮箱：</w:delText>
        </w:r>
      </w:del>
      <w:del w:id="19" w:author="Hu Chuan-Peng" w:date="2025-10-10T09:57:00Z">
        <w:r>
          <w:rPr>
            <w:rFonts w:hint="default" w:ascii="Times New Roman" w:hAnsi="Times New Roman" w:eastAsia="宋体" w:cs="Times New Roman"/>
            <w:color w:val="auto"/>
            <w:szCs w:val="21"/>
            <w:rPrChange w:id="20" w:author="Hu Chuan-Peng" w:date="2025-10-10T09:57:00Z">
              <w:rPr>
                <w:rFonts w:hint="eastAsia" w:ascii="宋体" w:hAnsi="宋体" w:eastAsia="宋体" w:cs="宋体"/>
                <w:color w:val="FF0000"/>
                <w:szCs w:val="21"/>
              </w:rPr>
            </w:rPrChange>
          </w:rPr>
          <w:delText>hcp4715@hotmail.com</w:delText>
        </w:r>
      </w:del>
    </w:p>
    <w:p w14:paraId="708A1794">
      <w:pPr>
        <w:spacing w:line="360" w:lineRule="auto"/>
        <w:rPr>
          <w:rFonts w:ascii="Times New Roman" w:hAnsi="Times New Roman" w:eastAsia="宋体" w:cs="Times New Roman"/>
          <w:sz w:val="24"/>
        </w:rPr>
      </w:pPr>
      <w:r>
        <w:rPr>
          <w:rFonts w:hint="eastAsia" w:ascii="Times New Roman" w:hAnsi="Times New Roman" w:eastAsia="宋体" w:cs="Times New Roman"/>
          <w:b/>
          <w:bCs/>
          <w:sz w:val="24"/>
        </w:rPr>
        <w:t>摘要：</w:t>
      </w:r>
      <w:r>
        <w:rPr>
          <w:rFonts w:hint="eastAsia" w:ascii="Times New Roman" w:hAnsi="Times New Roman" w:eastAsia="宋体" w:cs="Times New Roman"/>
          <w:sz w:val="24"/>
        </w:rPr>
        <w:t>积极自我观（</w:t>
      </w:r>
      <w:r>
        <w:rPr>
          <w:rFonts w:ascii="Times New Roman" w:hAnsi="Times New Roman" w:eastAsia="宋体" w:cs="Times New Roman"/>
          <w:sz w:val="24"/>
        </w:rPr>
        <w:t>positive self-view</w:t>
      </w:r>
      <w:r>
        <w:rPr>
          <w:rFonts w:hint="eastAsia" w:ascii="Times New Roman" w:hAnsi="Times New Roman" w:eastAsia="宋体" w:cs="Times New Roman"/>
          <w:sz w:val="24"/>
        </w:rPr>
        <w:t>）指的是个体对自身特质、能力和价值的正向认知与情感评价</w:t>
      </w:r>
      <w:del w:id="21" w:author="Hu Chuan-Peng" w:date="2025-10-09T10:05:00Z">
        <w:r>
          <w:rPr>
            <w:rFonts w:hint="eastAsia" w:ascii="Times New Roman" w:hAnsi="Times New Roman" w:eastAsia="宋体" w:cs="Times New Roman"/>
            <w:sz w:val="24"/>
          </w:rPr>
          <w:delText>，体现了自我接纳、自我效能和自我关怀等心理特征，</w:delText>
        </w:r>
      </w:del>
      <w:del w:id="22" w:author="Hu Chuan-Peng" w:date="2025-10-08T11:05:00Z">
        <w:r>
          <w:rPr>
            <w:rFonts w:hint="eastAsia" w:ascii="Times New Roman" w:hAnsi="Times New Roman" w:eastAsia="宋体" w:cs="Times New Roman"/>
            <w:sz w:val="24"/>
          </w:rPr>
          <w:delText>是促进</w:delText>
        </w:r>
      </w:del>
      <w:del w:id="23" w:author="Hu Chuan-Peng" w:date="2025-10-09T10:05:00Z">
        <w:r>
          <w:rPr>
            <w:rFonts w:hint="eastAsia" w:ascii="Times New Roman" w:hAnsi="Times New Roman" w:eastAsia="宋体" w:cs="Times New Roman"/>
            <w:sz w:val="24"/>
          </w:rPr>
          <w:delText>个体适应与心理健康</w:delText>
        </w:r>
      </w:del>
      <w:del w:id="24" w:author="Hu Chuan-Peng" w:date="2025-10-08T11:05:00Z">
        <w:r>
          <w:rPr>
            <w:rFonts w:hint="eastAsia" w:ascii="Times New Roman" w:hAnsi="Times New Roman" w:eastAsia="宋体" w:cs="Times New Roman"/>
            <w:sz w:val="24"/>
          </w:rPr>
          <w:delText>的重要心理资源</w:delText>
        </w:r>
      </w:del>
      <w:ins w:id="25" w:author="Hu Chuan-Peng" w:date="2025-10-08T11:05:00Z">
        <w:r>
          <w:rPr>
            <w:rFonts w:hint="eastAsia" w:ascii="Times New Roman" w:hAnsi="Times New Roman" w:eastAsia="宋体" w:cs="Times New Roman"/>
            <w:sz w:val="24"/>
          </w:rPr>
          <w:t>。</w:t>
        </w:r>
      </w:ins>
      <w:del w:id="26" w:author="Hu Chuan-Peng" w:date="2025-10-08T11:05:00Z">
        <w:r>
          <w:rPr>
            <w:rFonts w:hint="eastAsia" w:ascii="Times New Roman" w:hAnsi="Times New Roman" w:eastAsia="宋体" w:cs="Times New Roman"/>
            <w:sz w:val="24"/>
          </w:rPr>
          <w:delText>，</w:delText>
        </w:r>
      </w:del>
      <w:r>
        <w:rPr>
          <w:rFonts w:hint="eastAsia" w:ascii="Times New Roman" w:hAnsi="Times New Roman" w:eastAsia="宋体" w:cs="Times New Roman"/>
          <w:sz w:val="24"/>
        </w:rPr>
        <w:t>但</w:t>
      </w:r>
      <w:ins w:id="27" w:author="Hu Chuan-Peng" w:date="2025-10-10T09:57:00Z">
        <w:r>
          <w:rPr>
            <w:rFonts w:hint="eastAsia" w:ascii="Times New Roman" w:hAnsi="Times New Roman" w:eastAsia="宋体" w:cs="Times New Roman"/>
            <w:sz w:val="24"/>
          </w:rPr>
          <w:t>如何准确地定义并测量该构念仍存在争议：</w:t>
        </w:r>
      </w:ins>
      <w:r>
        <w:rPr>
          <w:rFonts w:hint="eastAsia" w:ascii="Times New Roman" w:hAnsi="Times New Roman" w:eastAsia="宋体" w:cs="Times New Roman"/>
          <w:sz w:val="24"/>
        </w:rPr>
        <w:t>先前研究采用多种工具</w:t>
      </w:r>
      <w:ins w:id="28" w:author="Hu Chuan-Peng" w:date="2025-10-10T09:58:00Z">
        <w:r>
          <w:rPr>
            <w:rFonts w:hint="eastAsia" w:ascii="Times New Roman" w:hAnsi="Times New Roman" w:eastAsia="宋体" w:cs="Times New Roman"/>
            <w:sz w:val="24"/>
          </w:rPr>
          <w:t>且均声称其测量了</w:t>
        </w:r>
      </w:ins>
      <w:del w:id="29" w:author="Hu Chuan-Peng" w:date="2025-10-10T09:58:00Z">
        <w:r>
          <w:rPr>
            <w:rFonts w:hint="eastAsia" w:ascii="Times New Roman" w:hAnsi="Times New Roman" w:eastAsia="宋体" w:cs="Times New Roman"/>
            <w:sz w:val="24"/>
          </w:rPr>
          <w:delText>测量</w:delText>
        </w:r>
      </w:del>
      <w:r>
        <w:rPr>
          <w:rFonts w:hint="eastAsia" w:ascii="Times New Roman" w:hAnsi="Times New Roman" w:eastAsia="宋体" w:cs="Times New Roman"/>
          <w:sz w:val="24"/>
        </w:rPr>
        <w:t>积极自我观</w:t>
      </w:r>
      <w:del w:id="30" w:author="Hu Chuan-Peng" w:date="2025-10-10T09:58:00Z">
        <w:r>
          <w:rPr>
            <w:rFonts w:hint="eastAsia" w:ascii="Times New Roman" w:hAnsi="Times New Roman" w:eastAsia="宋体" w:cs="Times New Roman"/>
            <w:sz w:val="24"/>
          </w:rPr>
          <w:delText>，因此</w:delText>
        </w:r>
      </w:del>
      <w:del w:id="31" w:author="Hu Chuan-Peng" w:date="2025-10-10T09:57:00Z">
        <w:r>
          <w:rPr>
            <w:rFonts w:hint="eastAsia" w:ascii="Times New Roman" w:hAnsi="Times New Roman" w:eastAsia="宋体" w:cs="Times New Roman"/>
            <w:sz w:val="24"/>
          </w:rPr>
          <w:delText>如何准确地测量该构念仍存在争议</w:delText>
        </w:r>
      </w:del>
      <w:r>
        <w:rPr>
          <w:rFonts w:hint="eastAsia" w:ascii="Times New Roman" w:hAnsi="Times New Roman" w:eastAsia="宋体" w:cs="Times New Roman"/>
          <w:sz w:val="24"/>
        </w:rPr>
        <w:t>。</w:t>
      </w:r>
      <w:del w:id="32" w:author="Hu Chuan-Peng" w:date="2025-10-09T10:09:00Z">
        <w:r>
          <w:rPr>
            <w:rFonts w:hint="eastAsia" w:ascii="Times New Roman" w:hAnsi="Times New Roman" w:eastAsia="宋体" w:cs="Times New Roman"/>
            <w:sz w:val="24"/>
          </w:rPr>
          <w:delText>为解决这一问题，</w:delText>
        </w:r>
      </w:del>
      <w:r>
        <w:rPr>
          <w:rFonts w:hint="eastAsia" w:ascii="Times New Roman" w:hAnsi="Times New Roman" w:eastAsia="宋体" w:cs="Times New Roman"/>
          <w:sz w:val="24"/>
        </w:rPr>
        <w:t>本研究对同一批被试</w:t>
      </w:r>
      <w:r>
        <w:rPr>
          <w:rFonts w:ascii="Times New Roman" w:hAnsi="Times New Roman" w:eastAsia="宋体" w:cs="Times New Roman"/>
          <w:sz w:val="24"/>
        </w:rPr>
        <w:t>（</w:t>
      </w:r>
      <w:r>
        <w:rPr>
          <w:rFonts w:ascii="Times New Roman" w:hAnsi="Times New Roman" w:eastAsia="宋体" w:cs="Times New Roman"/>
          <w:i/>
          <w:iCs/>
          <w:sz w:val="24"/>
          <w:rPrChange w:id="33" w:author="Hu Chuan-Peng" w:date="2025-10-10T09:58:00Z">
            <w:rPr>
              <w:rFonts w:ascii="Times New Roman" w:hAnsi="Times New Roman" w:eastAsia="宋体" w:cs="Times New Roman"/>
              <w:sz w:val="24"/>
            </w:rPr>
          </w:rPrChange>
        </w:rPr>
        <w:t>N</w:t>
      </w:r>
      <w:r>
        <w:rPr>
          <w:rFonts w:ascii="Times New Roman" w:hAnsi="Times New Roman" w:eastAsia="宋体" w:cs="Times New Roman"/>
          <w:sz w:val="24"/>
        </w:rPr>
        <w:t xml:space="preserve"> = 503）</w:t>
      </w:r>
      <w:r>
        <w:rPr>
          <w:rFonts w:hint="eastAsia" w:ascii="Times New Roman" w:hAnsi="Times New Roman" w:eastAsia="宋体" w:cs="Times New Roman"/>
          <w:sz w:val="24"/>
        </w:rPr>
        <w:t>施测</w:t>
      </w:r>
      <w:r>
        <w:rPr>
          <w:rFonts w:ascii="Times New Roman" w:hAnsi="Times New Roman" w:eastAsia="宋体" w:cs="Times New Roman"/>
          <w:sz w:val="24"/>
        </w:rPr>
        <w:t>12</w:t>
      </w:r>
      <w:r>
        <w:rPr>
          <w:rFonts w:hint="eastAsia" w:ascii="Times New Roman" w:hAnsi="Times New Roman" w:eastAsia="宋体" w:cs="Times New Roman"/>
          <w:sz w:val="24"/>
        </w:rPr>
        <w:t>个自我报告问卷及</w:t>
      </w:r>
      <w:r>
        <w:rPr>
          <w:rFonts w:ascii="Times New Roman" w:hAnsi="Times New Roman" w:eastAsia="宋体" w:cs="Times New Roman"/>
          <w:sz w:val="24"/>
        </w:rPr>
        <w:t>3</w:t>
      </w:r>
      <w:r>
        <w:rPr>
          <w:rFonts w:hint="eastAsia" w:ascii="Times New Roman" w:hAnsi="Times New Roman" w:eastAsia="宋体" w:cs="Times New Roman"/>
          <w:sz w:val="24"/>
        </w:rPr>
        <w:t>个行为任务</w:t>
      </w:r>
      <w:del w:id="34" w:author="Hu Chuan-Peng" w:date="2025-10-09T10:09:00Z">
        <w:r>
          <w:rPr>
            <w:rFonts w:hint="eastAsia" w:ascii="Times New Roman" w:hAnsi="Times New Roman" w:eastAsia="宋体" w:cs="Times New Roman"/>
            <w:sz w:val="24"/>
          </w:rPr>
          <w:delText>（</w:delText>
        </w:r>
      </w:del>
      <w:del w:id="35" w:author="Hu Chuan-Peng" w:date="2025-10-09T10:09:00Z">
        <w:r>
          <w:rPr>
            <w:rFonts w:ascii="Times New Roman" w:hAnsi="Times New Roman" w:eastAsia="宋体" w:cs="Times New Roman"/>
            <w:sz w:val="24"/>
          </w:rPr>
          <w:delText>N = 503</w:delText>
        </w:r>
      </w:del>
      <w:del w:id="36" w:author="Hu Chuan-Peng" w:date="2025-10-09T10:09:00Z">
        <w:r>
          <w:rPr>
            <w:rFonts w:hint="eastAsia" w:ascii="Times New Roman" w:hAnsi="Times New Roman" w:eastAsia="宋体" w:cs="Times New Roman"/>
            <w:sz w:val="24"/>
          </w:rPr>
          <w:delText>）</w:delText>
        </w:r>
      </w:del>
      <w:r>
        <w:rPr>
          <w:rFonts w:hint="eastAsia" w:ascii="Times New Roman" w:hAnsi="Times New Roman" w:eastAsia="宋体" w:cs="Times New Roman"/>
          <w:sz w:val="24"/>
        </w:rPr>
        <w:t>，采用数据驱动的方法</w:t>
      </w:r>
      <w:del w:id="37" w:author="Hu Chuan-Peng" w:date="2025-10-09T10:10:00Z">
        <w:r>
          <w:rPr>
            <w:rFonts w:hint="eastAsia" w:ascii="Times New Roman" w:hAnsi="Times New Roman" w:eastAsia="宋体" w:cs="Times New Roman"/>
            <w:sz w:val="24"/>
          </w:rPr>
          <w:delText>试图</w:delText>
        </w:r>
      </w:del>
      <w:del w:id="38" w:author="Hu Chuan-Peng" w:date="2025-10-08T11:09:00Z">
        <w:r>
          <w:rPr>
            <w:rFonts w:hint="eastAsia" w:ascii="Times New Roman" w:hAnsi="Times New Roman" w:eastAsia="宋体" w:cs="Times New Roman"/>
            <w:sz w:val="24"/>
          </w:rPr>
          <w:delText>数据</w:delText>
        </w:r>
      </w:del>
      <w:del w:id="39" w:author="Hu Chuan-Peng" w:date="2025-10-08T11:10:00Z">
        <w:r>
          <w:rPr>
            <w:rFonts w:hint="eastAsia" w:ascii="Times New Roman" w:hAnsi="Times New Roman" w:eastAsia="宋体" w:cs="Times New Roman"/>
            <w:sz w:val="24"/>
          </w:rPr>
          <w:delText>，旨在</w:delText>
        </w:r>
      </w:del>
      <w:del w:id="40" w:author="Hu Chuan-Peng" w:date="2025-10-09T10:10:00Z">
        <w:r>
          <w:rPr>
            <w:rFonts w:hint="eastAsia" w:ascii="Times New Roman" w:hAnsi="Times New Roman" w:eastAsia="宋体" w:cs="Times New Roman"/>
            <w:sz w:val="24"/>
          </w:rPr>
          <w:delText>回答如下三个问题：多种关于积极自我观的测量是否可以形成单一维度？如果不是，则积极自我观包括哪些维度？其各个维度是否以相同方式预测心理健康</w:delText>
        </w:r>
      </w:del>
      <w:ins w:id="41" w:author="Hu Chuan-Peng" w:date="2025-10-09T10:10:00Z">
        <w:r>
          <w:rPr>
            <w:rFonts w:hint="eastAsia" w:ascii="Times New Roman" w:hAnsi="Times New Roman" w:eastAsia="宋体" w:cs="Times New Roman"/>
            <w:sz w:val="24"/>
          </w:rPr>
          <w:t>探索积极自我观</w:t>
        </w:r>
      </w:ins>
      <w:ins w:id="42" w:author="Hu Chuan-Peng" w:date="2025-10-10T09:58:00Z">
        <w:r>
          <w:rPr>
            <w:rFonts w:hint="eastAsia" w:ascii="Times New Roman" w:hAnsi="Times New Roman" w:eastAsia="宋体" w:cs="Times New Roman"/>
            <w:sz w:val="24"/>
          </w:rPr>
          <w:t>的</w:t>
        </w:r>
      </w:ins>
      <w:ins w:id="43" w:author="Hu Chuan-Peng" w:date="2025-10-09T10:10:00Z">
        <w:r>
          <w:rPr>
            <w:rFonts w:hint="eastAsia" w:ascii="Times New Roman" w:hAnsi="Times New Roman" w:eastAsia="宋体" w:cs="Times New Roman"/>
            <w:sz w:val="24"/>
          </w:rPr>
          <w:t>不同测量之间关系</w:t>
        </w:r>
      </w:ins>
      <w:r>
        <w:rPr>
          <w:rFonts w:hint="eastAsia" w:ascii="Times New Roman" w:hAnsi="Times New Roman" w:eastAsia="宋体" w:cs="Times New Roman"/>
          <w:sz w:val="24"/>
        </w:rPr>
        <w:t>。相关与网络分析结果表明，自我报告与行为任务在结构上存在明显分离，反映了积极自我</w:t>
      </w:r>
      <w:ins w:id="44" w:author="Hu Chuan-Peng" w:date="2025-10-09T10:10:00Z">
        <w:r>
          <w:rPr>
            <w:rFonts w:hint="eastAsia" w:ascii="Times New Roman" w:hAnsi="Times New Roman" w:eastAsia="宋体" w:cs="Times New Roman"/>
            <w:sz w:val="24"/>
          </w:rPr>
          <w:t>观</w:t>
        </w:r>
      </w:ins>
      <w:del w:id="45" w:author="Hu Chuan-Peng" w:date="2025-10-09T10:10:00Z">
        <w:r>
          <w:rPr>
            <w:rFonts w:hint="eastAsia" w:ascii="Times New Roman" w:hAnsi="Times New Roman" w:eastAsia="宋体" w:cs="Times New Roman"/>
            <w:sz w:val="24"/>
          </w:rPr>
          <w:delText>认知的</w:delText>
        </w:r>
      </w:del>
      <w:ins w:id="46" w:author="Hu Chuan-Peng" w:date="2025-10-09T10:10:00Z">
        <w:r>
          <w:rPr>
            <w:rFonts w:hint="eastAsia" w:ascii="Times New Roman" w:hAnsi="Times New Roman" w:eastAsia="宋体" w:cs="Times New Roman"/>
            <w:sz w:val="24"/>
          </w:rPr>
          <w:t>可能存在</w:t>
        </w:r>
      </w:ins>
      <w:r>
        <w:rPr>
          <w:rFonts w:hint="eastAsia" w:ascii="Times New Roman" w:hAnsi="Times New Roman" w:eastAsia="宋体" w:cs="Times New Roman"/>
          <w:sz w:val="24"/>
        </w:rPr>
        <w:t>多层表征。</w:t>
      </w:r>
      <w:del w:id="47" w:author="Hu Chuan-Peng" w:date="2025-10-09T10:11:00Z">
        <w:r>
          <w:rPr>
            <w:rFonts w:ascii="Times New Roman" w:hAnsi="Times New Roman" w:eastAsia="宋体" w:cs="Times New Roman"/>
            <w:sz w:val="24"/>
          </w:rPr>
          <w:delText xml:space="preserve">Bifactor </w:delText>
        </w:r>
      </w:del>
      <w:del w:id="48" w:author="Hu Chuan-Peng" w:date="2025-10-09T10:11:00Z">
        <w:r>
          <w:rPr>
            <w:rFonts w:hint="eastAsia" w:ascii="Times New Roman" w:hAnsi="Times New Roman" w:eastAsia="宋体" w:cs="Times New Roman"/>
            <w:sz w:val="24"/>
          </w:rPr>
          <w:delText>模型进一步显示，积极自我观由特定领域的因子共同驱动，更适合被理解为一个家族式构念。</w:delText>
        </w:r>
      </w:del>
      <w:r>
        <w:rPr>
          <w:rFonts w:hint="eastAsia" w:ascii="Times New Roman" w:hAnsi="Times New Roman" w:eastAsia="宋体" w:cs="Times New Roman"/>
          <w:sz w:val="24"/>
        </w:rPr>
        <w:t>经</w:t>
      </w:r>
      <w:r>
        <w:rPr>
          <w:rFonts w:ascii="Times New Roman" w:hAnsi="Times New Roman" w:eastAsia="宋体" w:cs="Times New Roman"/>
          <w:sz w:val="24"/>
        </w:rPr>
        <w:t>EGA</w:t>
      </w:r>
      <w:r>
        <w:rPr>
          <w:rFonts w:hint="eastAsia" w:ascii="Times New Roman" w:hAnsi="Times New Roman" w:eastAsia="宋体" w:cs="Times New Roman"/>
          <w:sz w:val="24"/>
        </w:rPr>
        <w:t>分析中的平均相关程度检测条目间的冗余并对保留的条目进行</w:t>
      </w:r>
      <w:r>
        <w:rPr>
          <w:rFonts w:ascii="Times New Roman" w:hAnsi="Times New Roman" w:eastAsia="宋体" w:cs="Times New Roman"/>
          <w:sz w:val="24"/>
        </w:rPr>
        <w:t>EFA</w:t>
      </w:r>
      <w:r>
        <w:rPr>
          <w:rFonts w:hint="eastAsia" w:ascii="Times New Roman" w:hAnsi="Times New Roman" w:eastAsia="宋体" w:cs="Times New Roman"/>
          <w:sz w:val="24"/>
        </w:rPr>
        <w:t>分析，结果表明积极自我观由7个社群构成，分别为</w:t>
      </w:r>
      <w:r>
        <w:rPr>
          <w:rFonts w:hint="eastAsia" w:ascii="Times New Roman" w:hAnsi="Times New Roman" w:eastAsia="宋体" w:cs="Times New Roman"/>
          <w:sz w:val="24"/>
          <w:highlight w:val="yellow"/>
          <w:rPrChange w:id="49" w:author="Hu Chuan-Peng" w:date="2025-10-10T09:55:00Z">
            <w:rPr>
              <w:rFonts w:hint="eastAsia" w:ascii="Times New Roman" w:hAnsi="Times New Roman" w:eastAsia="宋体" w:cs="Times New Roman"/>
              <w:sz w:val="24"/>
            </w:rPr>
          </w:rPrChange>
        </w:rPr>
        <w:t>积极自我加工</w:t>
      </w:r>
      <w:r>
        <w:rPr>
          <w:rFonts w:hint="eastAsia" w:ascii="Times New Roman" w:hAnsi="Times New Roman" w:eastAsia="宋体" w:cs="Times New Roman"/>
          <w:sz w:val="24"/>
        </w:rPr>
        <w:t>、核心自我、自我清晰、自我增强、道德自我、积极期望、社会自我，反映了自我结构、社会功能、</w:t>
      </w:r>
      <w:del w:id="50" w:author="孙心茹 [2]" w:date="2025-10-10T10:31:57Z">
        <w:r>
          <w:rPr>
            <w:rFonts w:hint="eastAsia" w:ascii="Times New Roman" w:hAnsi="Times New Roman" w:eastAsia="宋体" w:cs="Times New Roman"/>
            <w:sz w:val="24"/>
          </w:rPr>
          <w:delText>积</w:delText>
        </w:r>
      </w:del>
      <w:del w:id="51" w:author="孙心茹 [2]" w:date="2025-10-10T10:31:56Z">
        <w:r>
          <w:rPr>
            <w:rFonts w:hint="eastAsia" w:ascii="Times New Roman" w:hAnsi="Times New Roman" w:eastAsia="宋体" w:cs="Times New Roman"/>
            <w:sz w:val="24"/>
          </w:rPr>
          <w:delText>极</w:delText>
        </w:r>
      </w:del>
      <w:r>
        <w:rPr>
          <w:rFonts w:hint="eastAsia" w:ascii="Times New Roman" w:hAnsi="Times New Roman" w:eastAsia="宋体" w:cs="Times New Roman"/>
          <w:sz w:val="24"/>
        </w:rPr>
        <w:t>自我加工</w:t>
      </w:r>
      <w:commentRangeStart w:id="0"/>
      <w:commentRangeStart w:id="1"/>
      <w:r>
        <w:rPr>
          <w:rFonts w:hint="eastAsia" w:ascii="Times New Roman" w:hAnsi="Times New Roman" w:eastAsia="宋体" w:cs="Times New Roman"/>
          <w:sz w:val="24"/>
        </w:rPr>
        <w:t>3个层面</w:t>
      </w:r>
      <w:commentRangeEnd w:id="0"/>
      <w:r>
        <w:rPr>
          <w:rStyle w:val="8"/>
        </w:rPr>
        <w:commentReference w:id="0"/>
      </w:r>
      <w:commentRangeEnd w:id="1"/>
      <w:r>
        <w:commentReference w:id="1"/>
      </w:r>
      <w:r>
        <w:rPr>
          <w:rFonts w:hint="eastAsia" w:ascii="Times New Roman" w:hAnsi="Times New Roman" w:eastAsia="宋体" w:cs="Times New Roman"/>
          <w:sz w:val="24"/>
        </w:rPr>
        <w:t>。</w:t>
      </w:r>
      <w:del w:id="52" w:author="Hu Chuan-Peng" w:date="2025-10-09T16:10:00Z">
        <w:r>
          <w:rPr>
            <w:rFonts w:hint="eastAsia" w:ascii="Times New Roman" w:hAnsi="Times New Roman" w:eastAsia="宋体" w:cs="Times New Roman"/>
            <w:sz w:val="24"/>
          </w:rPr>
          <w:delText>。</w:delText>
        </w:r>
      </w:del>
      <w:del w:id="53" w:author="Hu Chuan-Peng" w:date="2025-10-09T10:11:00Z">
        <w:r>
          <w:rPr>
            <w:rFonts w:hint="eastAsia" w:ascii="Times New Roman" w:hAnsi="Times New Roman" w:eastAsia="宋体" w:cs="Times New Roman"/>
            <w:sz w:val="24"/>
          </w:rPr>
          <w:delText>，且模型拟合表现良好；</w:delText>
        </w:r>
      </w:del>
      <w:r>
        <w:rPr>
          <w:rFonts w:hint="eastAsia" w:ascii="Times New Roman" w:hAnsi="Times New Roman" w:eastAsia="宋体" w:cs="Times New Roman"/>
          <w:sz w:val="24"/>
        </w:rPr>
        <w:t>自动机器学习分析表明积极自我观的所有条目对个体心理健康（包括抑郁、拖延、焦虑、主观幸福感）的预测力有限。</w:t>
      </w:r>
      <w:commentRangeStart w:id="2"/>
      <w:commentRangeStart w:id="3"/>
      <w:r>
        <w:rPr>
          <w:rFonts w:hint="eastAsia" w:ascii="Times New Roman" w:hAnsi="Times New Roman" w:eastAsia="宋体" w:cs="Times New Roman"/>
          <w:sz w:val="24"/>
        </w:rPr>
        <w:t>在预测模型中，核心自我、道德自我等条目表现出显著的特征重要性（</w:t>
      </w:r>
      <w:r>
        <w:rPr>
          <w:rFonts w:ascii="Times New Roman" w:hAnsi="Times New Roman" w:eastAsia="宋体" w:cs="Times New Roman"/>
          <w:sz w:val="24"/>
        </w:rPr>
        <w:t>SHAP</w:t>
      </w:r>
      <w:r>
        <w:rPr>
          <w:rFonts w:hint="eastAsia" w:ascii="Times New Roman" w:hAnsi="Times New Roman" w:eastAsia="宋体" w:cs="Times New Roman"/>
          <w:sz w:val="24"/>
        </w:rPr>
        <w:t>值），与</w:t>
      </w:r>
      <w:r>
        <w:rPr>
          <w:rFonts w:ascii="Times New Roman" w:hAnsi="Times New Roman" w:eastAsia="宋体" w:cs="Times New Roman"/>
          <w:sz w:val="24"/>
        </w:rPr>
        <w:t>EFA</w:t>
      </w:r>
      <w:r>
        <w:rPr>
          <w:rFonts w:hint="eastAsia" w:ascii="Times New Roman" w:hAnsi="Times New Roman" w:eastAsia="宋体" w:cs="Times New Roman"/>
          <w:sz w:val="24"/>
        </w:rPr>
        <w:t>分析中得到的稳定维度相吻合。其中具有较强正向预测力的条目为核心自我、道德自我等，具有较强负向预测力的条目多为</w:t>
      </w:r>
      <w:ins w:id="54" w:author="孙心茹" w:date="2025-10-09T17:58:00Z">
        <w:commentRangeStart w:id="4"/>
        <w:commentRangeStart w:id="5"/>
        <w:r>
          <w:rPr>
            <w:rFonts w:hint="eastAsia" w:ascii="Times New Roman" w:hAnsi="Times New Roman" w:eastAsia="宋体" w:cs="Times New Roman"/>
            <w:sz w:val="24"/>
            <w:highlight w:val="yellow"/>
            <w:rPrChange w:id="55" w:author="Hu Chuan-Peng" w:date="2025-10-10T09:55:00Z">
              <w:rPr>
                <w:rFonts w:hint="eastAsia" w:ascii="Times New Roman" w:hAnsi="Times New Roman" w:eastAsia="宋体" w:cs="Times New Roman"/>
                <w:sz w:val="24"/>
              </w:rPr>
            </w:rPrChange>
          </w:rPr>
          <w:t>自我加工</w:t>
        </w:r>
      </w:ins>
      <w:ins w:id="56" w:author="孙心茹 [2]" w:date="2025-10-10T10:27:35Z">
        <w:r>
          <w:rPr>
            <w:rFonts w:hint="eastAsia" w:ascii="Times New Roman" w:hAnsi="Times New Roman" w:eastAsia="宋体" w:cs="Times New Roman"/>
            <w:sz w:val="24"/>
            <w:highlight w:val="yellow"/>
            <w:lang w:val="en-US" w:eastAsia="zh-CN"/>
          </w:rPr>
          <w:t>维度</w:t>
        </w:r>
      </w:ins>
      <w:ins w:id="57" w:author="孙心茹 [2]" w:date="2025-10-10T10:27:38Z">
        <w:r>
          <w:rPr>
            <w:rFonts w:hint="eastAsia" w:ascii="Times New Roman" w:hAnsi="Times New Roman" w:eastAsia="宋体" w:cs="Times New Roman"/>
            <w:sz w:val="24"/>
            <w:highlight w:val="yellow"/>
            <w:lang w:val="en-US" w:eastAsia="zh-CN"/>
          </w:rPr>
          <w:t>中的</w:t>
        </w:r>
      </w:ins>
      <w:ins w:id="58" w:author="孙心茹 [2]" w:date="2025-10-10T10:27:40Z">
        <w:r>
          <w:rPr>
            <w:rFonts w:hint="eastAsia" w:ascii="Times New Roman" w:hAnsi="Times New Roman" w:eastAsia="宋体" w:cs="Times New Roman"/>
            <w:sz w:val="24"/>
            <w:highlight w:val="yellow"/>
            <w:lang w:val="en-US" w:eastAsia="zh-CN"/>
          </w:rPr>
          <w:t>条目</w:t>
        </w:r>
      </w:ins>
      <w:ins w:id="59" w:author="孙心茹" w:date="2025-10-09T17:58:00Z">
        <w:del w:id="60" w:author="孙心茹 [2]" w:date="2025-10-10T10:27:31Z">
          <w:r>
            <w:rPr>
              <w:rFonts w:hint="eastAsia" w:ascii="Times New Roman" w:hAnsi="Times New Roman" w:eastAsia="宋体" w:cs="Times New Roman"/>
              <w:sz w:val="24"/>
              <w:highlight w:val="yellow"/>
              <w:rPrChange w:id="61" w:author="Hu Chuan-Peng" w:date="2025-10-10T09:55:00Z">
                <w:rPr>
                  <w:rFonts w:hint="eastAsia" w:ascii="Times New Roman" w:hAnsi="Times New Roman" w:eastAsia="宋体" w:cs="Times New Roman"/>
                  <w:sz w:val="24"/>
                </w:rPr>
              </w:rPrChange>
            </w:rPr>
            <w:delText>指</w:delText>
          </w:r>
        </w:del>
      </w:ins>
      <w:ins w:id="64" w:author="孙心茹" w:date="2025-10-09T17:58:00Z">
        <w:del w:id="65" w:author="孙心茹 [2]" w:date="2025-10-10T10:27:31Z">
          <w:r>
            <w:rPr>
              <w:rFonts w:hint="eastAsia" w:ascii="Times New Roman" w:hAnsi="Times New Roman" w:eastAsia="宋体" w:cs="Times New Roman"/>
              <w:sz w:val="24"/>
              <w:highlight w:val="yellow"/>
              <w:rPrChange w:id="66" w:author="Hu Chuan-Peng" w:date="2025-10-10T09:55:00Z">
                <w:rPr>
                  <w:rFonts w:hint="eastAsia" w:ascii="Times New Roman" w:hAnsi="Times New Roman" w:eastAsia="宋体" w:cs="Times New Roman"/>
                  <w:sz w:val="24"/>
                </w:rPr>
              </w:rPrChange>
            </w:rPr>
            <w:delText>标</w:delText>
          </w:r>
        </w:del>
      </w:ins>
      <w:ins w:id="69" w:author="孙心茹" w:date="2025-10-09T17:58:00Z">
        <w:r>
          <w:rPr>
            <w:rFonts w:hint="eastAsia" w:ascii="Times New Roman" w:hAnsi="Times New Roman" w:eastAsia="宋体" w:cs="Times New Roman"/>
            <w:sz w:val="24"/>
          </w:rPr>
          <w:t>（如印象管理、自欺增强等）</w:t>
        </w:r>
        <w:commentRangeEnd w:id="4"/>
      </w:ins>
      <w:r>
        <w:rPr>
          <w:rStyle w:val="8"/>
        </w:rPr>
        <w:commentReference w:id="4"/>
      </w:r>
      <w:commentRangeEnd w:id="5"/>
      <w:r>
        <w:commentReference w:id="5"/>
      </w:r>
      <w:ins w:id="70" w:author="Hu Chuan-Peng" w:date="2025-10-09T16:15:00Z">
        <w:del w:id="71" w:author="孙心茹" w:date="2025-10-09T17:57:00Z">
          <w:commentRangeStart w:id="6"/>
          <w:r>
            <w:rPr>
              <w:rFonts w:hint="eastAsia" w:ascii="Times New Roman" w:hAnsi="Times New Roman" w:eastAsia="宋体" w:cs="Times New Roman"/>
              <w:sz w:val="24"/>
            </w:rPr>
            <w:delText>XXX</w:delText>
          </w:r>
          <w:commentRangeEnd w:id="6"/>
        </w:del>
      </w:ins>
      <w:ins w:id="72" w:author="Hu Chuan-Peng" w:date="2025-10-09T16:16:00Z">
        <w:r>
          <w:rPr>
            <w:rStyle w:val="8"/>
          </w:rPr>
          <w:commentReference w:id="6"/>
        </w:r>
      </w:ins>
      <w:ins w:id="73" w:author="Hu Chuan-Peng" w:date="2025-10-09T16:15:00Z">
        <w:del w:id="74" w:author="孙心茹" w:date="2025-10-10T08:39:00Z">
          <w:r>
            <w:rPr>
              <w:rFonts w:hint="eastAsia" w:ascii="Times New Roman" w:hAnsi="Times New Roman" w:eastAsia="宋体" w:cs="Times New Roman"/>
              <w:sz w:val="24"/>
            </w:rPr>
            <w:delText>，</w:delText>
          </w:r>
          <w:commentRangeStart w:id="7"/>
          <w:commentRangeStart w:id="8"/>
          <w:r>
            <w:rPr>
              <w:rFonts w:hint="eastAsia" w:ascii="Times New Roman" w:hAnsi="Times New Roman" w:eastAsia="宋体" w:cs="Times New Roman"/>
              <w:sz w:val="24"/>
            </w:rPr>
            <w:delText>预测力较弱的条目多为EGA分析中</w:delText>
          </w:r>
        </w:del>
      </w:ins>
      <w:ins w:id="75" w:author="Hu Chuan-Peng" w:date="2025-10-09T10:12:00Z">
        <w:del w:id="76" w:author="孙心茹" w:date="2025-10-10T08:39:00Z">
          <w:r>
            <w:rPr>
              <w:rFonts w:hint="eastAsia" w:ascii="Times New Roman" w:hAnsi="Times New Roman" w:eastAsia="宋体" w:cs="Times New Roman"/>
              <w:sz w:val="24"/>
            </w:rPr>
            <w:delText>被</w:delText>
          </w:r>
        </w:del>
      </w:ins>
      <w:ins w:id="77" w:author="孙心茹" w:date="2025-10-09T14:36:00Z">
        <w:del w:id="78" w:author="孙心茹" w:date="2025-10-10T08:39:00Z">
          <w:r>
            <w:rPr>
              <w:rFonts w:hint="eastAsia" w:ascii="Times New Roman" w:hAnsi="Times New Roman" w:eastAsia="宋体" w:cs="Times New Roman"/>
              <w:sz w:val="24"/>
            </w:rPr>
            <w:delText>排除</w:delText>
          </w:r>
        </w:del>
      </w:ins>
      <w:ins w:id="79" w:author="Hu Chuan-Peng" w:date="2025-10-09T10:12:00Z">
        <w:del w:id="80" w:author="孙心茹" w:date="2025-10-10T08:39:00Z">
          <w:r>
            <w:rPr>
              <w:rFonts w:hint="eastAsia" w:ascii="Times New Roman" w:hAnsi="Times New Roman" w:eastAsia="宋体" w:cs="Times New Roman"/>
              <w:sz w:val="24"/>
            </w:rPr>
            <w:delText>排队的</w:delText>
          </w:r>
        </w:del>
      </w:ins>
      <w:ins w:id="81" w:author="孙心茹" w:date="2025-10-09T15:29:00Z">
        <w:del w:id="82" w:author="孙心茹" w:date="2025-10-10T08:39:00Z">
          <w:r>
            <w:rPr>
              <w:rFonts w:hint="eastAsia" w:ascii="Times New Roman" w:hAnsi="Times New Roman" w:eastAsia="宋体" w:cs="Times New Roman"/>
              <w:sz w:val="24"/>
            </w:rPr>
            <w:delText>条目</w:delText>
          </w:r>
          <w:commentRangeEnd w:id="7"/>
        </w:del>
      </w:ins>
      <w:r>
        <w:rPr>
          <w:rStyle w:val="8"/>
        </w:rPr>
        <w:commentReference w:id="7"/>
      </w:r>
      <w:commentRangeEnd w:id="8"/>
      <w:r>
        <w:commentReference w:id="8"/>
      </w:r>
      <w:ins w:id="83" w:author="Hu Chuan-Peng" w:date="2025-10-09T10:13:00Z">
        <w:del w:id="84" w:author="孙心茹" w:date="2025-10-09T15:29:00Z">
          <w:r>
            <w:rPr>
              <w:rFonts w:hint="eastAsia" w:ascii="Times New Roman" w:hAnsi="Times New Roman" w:eastAsia="宋体" w:cs="Times New Roman"/>
              <w:sz w:val="24"/>
            </w:rPr>
            <w:delText>条件</w:delText>
          </w:r>
        </w:del>
      </w:ins>
      <w:ins w:id="85" w:author="孙心茹" w:date="2025-10-09T15:34:00Z">
        <w:del w:id="86" w:author="Hu Chuan-Peng" w:date="2025-10-09T16:15:00Z">
          <w:commentRangeStart w:id="9"/>
          <w:r>
            <w:rPr>
              <w:rFonts w:hint="eastAsia" w:ascii="Times New Roman" w:hAnsi="Times New Roman" w:eastAsia="宋体" w:cs="Times New Roman"/>
              <w:sz w:val="24"/>
            </w:rPr>
            <w:delText>条目筛选后所得结构维度更为稳定清晰，使保留条目更具理论代表性与统计稳健性</w:delText>
          </w:r>
          <w:commentRangeEnd w:id="9"/>
        </w:del>
      </w:ins>
      <w:del w:id="87" w:author="Hu Chuan-Peng" w:date="2025-10-09T16:15:00Z">
        <w:r>
          <w:rPr>
            <w:rStyle w:val="8"/>
          </w:rPr>
          <w:commentReference w:id="9"/>
        </w:r>
      </w:del>
      <w:ins w:id="88" w:author="Hu Chuan-Peng" w:date="2025-10-09T10:13:00Z">
        <w:del w:id="89" w:author="孙心茹" w:date="2025-10-09T15:34:00Z">
          <w:r>
            <w:rPr>
              <w:rFonts w:hint="eastAsia" w:ascii="Times New Roman" w:hAnsi="Times New Roman" w:eastAsia="宋体" w:cs="Times New Roman"/>
              <w:sz w:val="24"/>
            </w:rPr>
            <w:delText>XXX</w:delText>
          </w:r>
        </w:del>
      </w:ins>
      <w:r>
        <w:rPr>
          <w:rFonts w:hint="eastAsia" w:ascii="Times New Roman" w:hAnsi="Times New Roman" w:eastAsia="宋体" w:cs="Times New Roman"/>
          <w:sz w:val="24"/>
        </w:rPr>
        <w:t>。</w:t>
      </w:r>
      <w:commentRangeEnd w:id="2"/>
      <w:r>
        <w:rPr>
          <w:rStyle w:val="8"/>
        </w:rPr>
        <w:commentReference w:id="2"/>
      </w:r>
      <w:commentRangeEnd w:id="3"/>
      <w:r>
        <w:commentReference w:id="3"/>
      </w:r>
      <w:del w:id="90" w:author="Hu Chuan-Peng" w:date="2025-10-09T10:13:00Z">
        <w:r>
          <w:rPr>
            <w:rFonts w:hint="eastAsia" w:ascii="Times New Roman" w:hAnsi="Times New Roman" w:eastAsia="宋体" w:cs="Times New Roman"/>
            <w:sz w:val="24"/>
          </w:rPr>
          <w:delText>综合来看，</w:delText>
        </w:r>
      </w:del>
      <w:r>
        <w:rPr>
          <w:rFonts w:hint="eastAsia" w:ascii="Times New Roman" w:hAnsi="Times New Roman" w:eastAsia="宋体" w:cs="Times New Roman"/>
          <w:sz w:val="24"/>
        </w:rPr>
        <w:t>本研究结果表明，积极自我观应被理解为具有层次结构的多维心理构念，其与心理健康的关系也呈现出复杂的模式。</w:t>
      </w:r>
    </w:p>
    <w:p w14:paraId="5CF3B402">
      <w:pPr>
        <w:spacing w:line="360" w:lineRule="auto"/>
        <w:rPr>
          <w:rFonts w:ascii="Times New Roman" w:hAnsi="Times New Roman" w:eastAsia="宋体" w:cs="Times New Roman"/>
          <w:sz w:val="24"/>
        </w:rPr>
      </w:pPr>
      <w:r>
        <w:rPr>
          <w:rFonts w:hint="eastAsia" w:ascii="Times New Roman" w:hAnsi="Times New Roman" w:eastAsia="宋体" w:cs="Times New Roman"/>
          <w:b/>
          <w:bCs/>
          <w:sz w:val="24"/>
        </w:rPr>
        <w:t>关键词：</w:t>
      </w:r>
      <w:r>
        <w:rPr>
          <w:rFonts w:hint="eastAsia" w:ascii="Times New Roman" w:hAnsi="Times New Roman" w:eastAsia="宋体" w:cs="Times New Roman"/>
          <w:sz w:val="24"/>
        </w:rPr>
        <w:t>积极自我观；家族式构念；</w:t>
      </w:r>
      <w:r>
        <w:rPr>
          <w:rFonts w:ascii="Times New Roman" w:hAnsi="Times New Roman" w:eastAsia="宋体" w:cs="Times New Roman"/>
          <w:sz w:val="24"/>
        </w:rPr>
        <w:t>AutoML</w:t>
      </w:r>
      <w:r>
        <w:rPr>
          <w:rFonts w:hint="eastAsia" w:ascii="Times New Roman" w:hAnsi="Times New Roman" w:eastAsia="宋体" w:cs="Times New Roman"/>
          <w:sz w:val="24"/>
        </w:rPr>
        <w:t>；心理健康</w:t>
      </w:r>
    </w:p>
    <w:p w14:paraId="5866EA33">
      <w:pPr>
        <w:spacing w:line="360" w:lineRule="auto"/>
        <w:rPr>
          <w:rFonts w:ascii="宋体" w:hAnsi="宋体" w:eastAsia="宋体" w:cs="宋体"/>
          <w:sz w:val="24"/>
        </w:rPr>
      </w:pPr>
      <w:r>
        <w:rPr>
          <w:rFonts w:hint="eastAsia" w:ascii="宋体" w:hAnsi="宋体" w:eastAsia="宋体" w:cs="宋体"/>
          <w:sz w:val="24"/>
        </w:rPr>
        <w:t>⸻</w:t>
      </w:r>
    </w:p>
    <w:p w14:paraId="17529D58">
      <w:pPr>
        <w:spacing w:line="360" w:lineRule="auto"/>
        <w:rPr>
          <w:rFonts w:ascii="宋体" w:hAnsi="宋体" w:eastAsia="宋体" w:cs="宋体"/>
          <w:sz w:val="24"/>
        </w:rPr>
      </w:pPr>
    </w:p>
    <w:p w14:paraId="246136E3">
      <w:pPr>
        <w:spacing w:line="360" w:lineRule="auto"/>
        <w:jc w:val="center"/>
        <w:rPr>
          <w:ins w:id="91" w:author="孙心茹" w:date="2025-10-09T09:14:00Z"/>
          <w:rFonts w:ascii="Times New Roman Bold" w:hAnsi="Times New Roman Bold" w:eastAsia="宋体" w:cs="Times New Roman Bold"/>
          <w:b/>
          <w:bCs/>
          <w:sz w:val="28"/>
          <w:szCs w:val="28"/>
        </w:rPr>
      </w:pPr>
      <w:r>
        <w:rPr>
          <w:rFonts w:ascii="Times New Roman Bold" w:hAnsi="Times New Roman Bold" w:eastAsia="宋体" w:cs="Times New Roman Bold"/>
          <w:b/>
          <w:bCs/>
          <w:sz w:val="28"/>
          <w:szCs w:val="28"/>
        </w:rPr>
        <w:t>The Multidimensionality and Functionality of Positive Self-View: Evidence from Data-Driven Analyses</w:t>
      </w:r>
    </w:p>
    <w:p w14:paraId="2F74BD96">
      <w:pPr>
        <w:spacing w:line="360" w:lineRule="auto"/>
        <w:jc w:val="center"/>
        <w:rPr>
          <w:ins w:id="92" w:author="孙心茹" w:date="2025-10-09T09:25:00Z"/>
          <w:rFonts w:ascii="Times New Roman" w:hAnsi="Times New Roman" w:eastAsia="宋体" w:cs="Times New Roman"/>
          <w:szCs w:val="21"/>
        </w:rPr>
      </w:pPr>
      <w:ins w:id="93" w:author="孙心茹" w:date="2025-10-09T09:15:00Z">
        <w:r>
          <w:rPr>
            <w:rFonts w:ascii="Times New Roman" w:hAnsi="Times New Roman" w:eastAsia="宋体" w:cs="Times New Roman"/>
            <w:szCs w:val="21"/>
          </w:rPr>
          <w:t>Sun Xin</w:t>
        </w:r>
      </w:ins>
      <w:ins w:id="94" w:author="孙心茹" w:date="2025-10-09T09:23:00Z">
        <w:r>
          <w:rPr>
            <w:rFonts w:hint="eastAsia" w:ascii="Times New Roman" w:hAnsi="Times New Roman" w:eastAsia="宋体" w:cs="Times New Roman"/>
            <w:szCs w:val="21"/>
          </w:rPr>
          <w:t>r</w:t>
        </w:r>
      </w:ins>
      <w:ins w:id="95" w:author="孙心茹" w:date="2025-10-09T09:15:00Z">
        <w:r>
          <w:rPr>
            <w:rFonts w:ascii="Times New Roman" w:hAnsi="Times New Roman" w:eastAsia="宋体" w:cs="Times New Roman"/>
            <w:szCs w:val="21"/>
          </w:rPr>
          <w:t>u</w:t>
        </w:r>
      </w:ins>
      <w:ins w:id="96" w:author="孙心茹" w:date="2025-10-09T09:14:00Z">
        <w:r>
          <w:rPr>
            <w:rFonts w:ascii="Times New Roman" w:hAnsi="Times New Roman" w:eastAsia="宋体" w:cs="Times New Roman"/>
            <w:szCs w:val="21"/>
            <w:vertAlign w:val="superscript"/>
          </w:rPr>
          <w:t>1</w:t>
        </w:r>
      </w:ins>
      <w:ins w:id="97" w:author="孙心茹" w:date="2025-10-09T09:14:00Z">
        <w:r>
          <w:rPr>
            <w:rFonts w:ascii="Times New Roman" w:hAnsi="Times New Roman" w:eastAsia="宋体" w:cs="Times New Roman"/>
            <w:szCs w:val="21"/>
          </w:rPr>
          <w:t xml:space="preserve">, </w:t>
        </w:r>
      </w:ins>
      <w:ins w:id="98" w:author="孙心茹" w:date="2025-10-09T09:15:00Z">
        <w:r>
          <w:rPr>
            <w:rFonts w:ascii="Times New Roman" w:hAnsi="Times New Roman" w:eastAsia="宋体" w:cs="Times New Roman"/>
            <w:szCs w:val="21"/>
          </w:rPr>
          <w:t>Ding Yi</w:t>
        </w:r>
      </w:ins>
      <w:ins w:id="99" w:author="孙心茹" w:date="2025-10-09T09:14:00Z">
        <w:r>
          <w:rPr>
            <w:rFonts w:ascii="Times New Roman" w:hAnsi="Times New Roman" w:eastAsia="宋体" w:cs="Times New Roman"/>
            <w:szCs w:val="21"/>
          </w:rPr>
          <w:t xml:space="preserve">, </w:t>
        </w:r>
      </w:ins>
      <w:ins w:id="100" w:author="孙心茹" w:date="2025-10-09T09:16:00Z">
        <w:r>
          <w:rPr>
            <w:rFonts w:ascii="Times New Roman" w:hAnsi="Times New Roman" w:eastAsia="宋体" w:cs="Times New Roman"/>
            <w:szCs w:val="21"/>
          </w:rPr>
          <w:t>Sun Shu</w:t>
        </w:r>
      </w:ins>
      <w:ins w:id="101" w:author="孙心茹" w:date="2025-10-09T09:23:00Z">
        <w:r>
          <w:rPr>
            <w:rFonts w:hint="eastAsia" w:ascii="Times New Roman" w:hAnsi="Times New Roman" w:eastAsia="宋体" w:cs="Times New Roman"/>
            <w:szCs w:val="21"/>
          </w:rPr>
          <w:t>t</w:t>
        </w:r>
      </w:ins>
      <w:ins w:id="102" w:author="孙心茹" w:date="2025-10-09T09:16:00Z">
        <w:r>
          <w:rPr>
            <w:rFonts w:ascii="Times New Roman" w:hAnsi="Times New Roman" w:eastAsia="宋体" w:cs="Times New Roman"/>
            <w:szCs w:val="21"/>
          </w:rPr>
          <w:t>ing</w:t>
        </w:r>
      </w:ins>
      <w:ins w:id="103" w:author="孙心茹" w:date="2025-10-09T09:14:00Z">
        <w:r>
          <w:rPr>
            <w:rFonts w:ascii="Times New Roman" w:hAnsi="Times New Roman" w:eastAsia="宋体" w:cs="Times New Roman"/>
            <w:szCs w:val="21"/>
          </w:rPr>
          <w:t>, Jie Sui, Hu Chuan-Peng1*</w:t>
        </w:r>
      </w:ins>
    </w:p>
    <w:p w14:paraId="479A0745">
      <w:pPr>
        <w:spacing w:line="360" w:lineRule="auto"/>
        <w:jc w:val="center"/>
        <w:rPr>
          <w:ins w:id="104" w:author="孙心茹" w:date="2025-10-09T09:14:00Z"/>
          <w:rFonts w:ascii="Times New Roman" w:hAnsi="Times New Roman" w:eastAsia="宋体" w:cs="Times New Roman"/>
          <w:szCs w:val="21"/>
        </w:rPr>
      </w:pPr>
      <w:ins w:id="105" w:author="孙心茹" w:date="2025-10-09T09:25:00Z">
        <w:r>
          <w:rPr>
            <w:rFonts w:ascii="Times New Roman" w:hAnsi="Times New Roman" w:eastAsia="宋体" w:cs="Times New Roman"/>
            <w:szCs w:val="21"/>
          </w:rPr>
          <w:t>1</w:t>
        </w:r>
      </w:ins>
      <w:ins w:id="106" w:author="孙心茹" w:date="2025-10-09T09:25:00Z">
        <w:r>
          <w:rPr>
            <w:rFonts w:hint="eastAsia" w:ascii="Times New Roman" w:hAnsi="Times New Roman" w:eastAsia="宋体" w:cs="Times New Roman"/>
            <w:szCs w:val="21"/>
          </w:rPr>
          <w:t xml:space="preserve"> </w:t>
        </w:r>
      </w:ins>
      <w:ins w:id="107" w:author="孙心茹" w:date="2025-10-09T09:25:00Z">
        <w:r>
          <w:rPr>
            <w:rFonts w:ascii="Times New Roman" w:hAnsi="Times New Roman" w:eastAsia="宋体" w:cs="Times New Roman"/>
            <w:szCs w:val="21"/>
          </w:rPr>
          <w:t>School of Psychology, Nanjing Normal University, 210024 Nanjing, China</w:t>
        </w:r>
      </w:ins>
    </w:p>
    <w:p w14:paraId="7C2347AE">
      <w:pPr>
        <w:spacing w:line="360" w:lineRule="auto"/>
        <w:jc w:val="center"/>
        <w:rPr>
          <w:rFonts w:ascii="Times New Roman" w:hAnsi="Times New Roman" w:eastAsia="宋体" w:cs="Times New Roman"/>
          <w:szCs w:val="21"/>
        </w:rPr>
      </w:pPr>
      <w:ins w:id="108" w:author="孙心茹" w:date="2025-10-09T09:14:00Z">
        <w:r>
          <w:rPr>
            <w:rFonts w:ascii="Times New Roman" w:hAnsi="Times New Roman" w:eastAsia="宋体" w:cs="Times New Roman"/>
            <w:szCs w:val="21"/>
          </w:rPr>
          <w:t>1</w:t>
        </w:r>
      </w:ins>
      <w:ins w:id="109" w:author="孙心茹" w:date="2025-10-09T09:24:00Z">
        <w:r>
          <w:rPr>
            <w:rFonts w:ascii="Times New Roman" w:hAnsi="Times New Roman" w:eastAsia="宋体" w:cs="Times New Roman"/>
            <w:szCs w:val="21"/>
          </w:rPr>
          <w:t>*</w:t>
        </w:r>
      </w:ins>
      <w:ins w:id="110" w:author="孙心茹" w:date="2025-10-09T09:24:00Z">
        <w:r>
          <w:rPr>
            <w:rFonts w:hint="eastAsia" w:ascii="Times New Roman" w:hAnsi="Times New Roman" w:eastAsia="宋体" w:cs="Times New Roman"/>
            <w:szCs w:val="21"/>
          </w:rPr>
          <w:t xml:space="preserve"> </w:t>
        </w:r>
      </w:ins>
      <w:ins w:id="111" w:author="孙心茹" w:date="2025-10-09T09:14:00Z">
        <w:r>
          <w:rPr>
            <w:rFonts w:ascii="Times New Roman" w:hAnsi="Times New Roman" w:eastAsia="宋体" w:cs="Times New Roman"/>
            <w:szCs w:val="21"/>
          </w:rPr>
          <w:t>School of Psychology</w:t>
        </w:r>
      </w:ins>
      <w:ins w:id="112" w:author="孙心茹" w:date="2025-10-09T09:25:00Z">
        <w:r>
          <w:rPr>
            <w:rFonts w:ascii="Times New Roman" w:hAnsi="Times New Roman" w:eastAsia="宋体" w:cs="Times New Roman"/>
            <w:szCs w:val="21"/>
          </w:rPr>
          <w:t xml:space="preserve">, </w:t>
        </w:r>
      </w:ins>
      <w:ins w:id="113" w:author="孙心茹" w:date="2025-10-09T09:14:00Z">
        <w:r>
          <w:rPr>
            <w:rFonts w:ascii="Times New Roman" w:hAnsi="Times New Roman" w:eastAsia="宋体" w:cs="Times New Roman"/>
            <w:szCs w:val="21"/>
          </w:rPr>
          <w:t>Nanjing Normal University, 210024 Nanjing, China</w:t>
        </w:r>
      </w:ins>
      <w:ins w:id="114" w:author="孙心茹" w:date="2025-10-09T09:25:00Z">
        <w:r>
          <w:rPr>
            <w:rFonts w:ascii="Times New Roman" w:hAnsi="Times New Roman" w:eastAsia="宋体" w:cs="Times New Roman"/>
            <w:szCs w:val="21"/>
          </w:rPr>
          <w:t xml:space="preserve">, </w:t>
        </w:r>
      </w:ins>
      <w:ins w:id="115" w:author="孙心茹" w:date="2025-10-09T09:14:00Z">
        <w:r>
          <w:rPr>
            <w:rFonts w:ascii="Times New Roman" w:hAnsi="Times New Roman" w:eastAsia="宋体" w:cs="Times New Roman"/>
            <w:szCs w:val="21"/>
          </w:rPr>
          <w:t>Email: hcp4715@hotmail.com</w:t>
        </w:r>
      </w:ins>
    </w:p>
    <w:p w14:paraId="51967C78">
      <w:pPr>
        <w:spacing w:line="360" w:lineRule="auto"/>
        <w:rPr>
          <w:rFonts w:ascii="Times New Roman Regular" w:hAnsi="Times New Roman Regular" w:eastAsia="宋体" w:cs="Times New Roman Regular"/>
          <w:sz w:val="24"/>
        </w:rPr>
      </w:pPr>
      <w:r>
        <w:rPr>
          <w:rFonts w:ascii="Times New Roman Regular" w:hAnsi="Times New Roman Regular" w:eastAsia="宋体" w:cs="Times New Roman Regular"/>
          <w:sz w:val="24"/>
        </w:rPr>
        <w:t>Abstract:Positive self-view is an important psychological resource that promotes individual adaptation and mental health, yet its definition, internal structure, and functional significance remain debated. Using a data-driven approach, the present study integrated self-report and behavioral task data to address three core questions: What is positive self-view? What latent dimensions does it contain? and How effective is it in predicting mental health and adaptation? Correlation and network analyses revealed a clear structural separation between self-report and behavioral indicators, reflecting the multilayered nature of positive self-representation. Results from a bifactor model further indicated that positive self-view consists of several domain-specific factors and is better conceptualized as a family resemblance construct. Exploratory factor analysis (EFA) based on SHAP-selected items showed that positive self-view comprises multiple relatively independent factors with satisfactory model fit. However, AutoML-based prediction suggested that the direct predictive power of positive self-view for mental health outcomes is limited. Overall, positive self-view demonstrates structural multiplicity through family resemblance and functional coherence through system-like interactions, revealing its hierarchical and complex nature as a multidimensional psychological system. This study provides empirical evidence for the structural–functional integration of positive self-representation and offers methodological insights for future multimethod approaches in psychological measurement.</w:t>
      </w:r>
    </w:p>
    <w:p w14:paraId="58383838">
      <w:pPr>
        <w:spacing w:line="360" w:lineRule="auto"/>
        <w:rPr>
          <w:rFonts w:ascii="Times New Roman Regular" w:hAnsi="Times New Roman Regular" w:eastAsia="宋体" w:cs="Times New Roman Regular"/>
          <w:sz w:val="24"/>
        </w:rPr>
      </w:pPr>
      <w:r>
        <w:rPr>
          <w:rFonts w:ascii="Times New Roman Regular" w:hAnsi="Times New Roman Regular" w:eastAsia="宋体" w:cs="Times New Roman Regular"/>
          <w:sz w:val="24"/>
        </w:rPr>
        <w:t>Keywords: positive self-view; family resemblance; AutoML; mental health</w:t>
      </w:r>
    </w:p>
    <w:sectPr>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Hu Chuan-Peng" w:date="2025-10-10T09:54:00Z" w:initials="">
    <w:p w14:paraId="6ED0C808">
      <w:pPr>
        <w:pStyle w:val="2"/>
      </w:pPr>
      <w:r>
        <w:rPr>
          <w:rFonts w:hint="eastAsia"/>
        </w:rPr>
        <w:t>这个又是什么意思？是上述的7个社群又构成了三个大的社群？</w:t>
      </w:r>
    </w:p>
  </w:comment>
  <w:comment w:id="1" w:author="孙心茹 [2]" w:date="2025-10-10T10:27:51Z" w:initials="">
    <w:p w14:paraId="37267B0D">
      <w:pPr>
        <w:pStyle w:val="2"/>
        <w:rPr>
          <w:rFonts w:hint="default" w:eastAsiaTheme="minorEastAsia"/>
          <w:lang w:val="en-US" w:eastAsia="zh-CN"/>
        </w:rPr>
      </w:pPr>
      <w:r>
        <w:rPr>
          <w:rFonts w:hint="eastAsia"/>
          <w:lang w:val="en-US" w:eastAsia="zh-CN"/>
        </w:rPr>
        <w:t>根据</w:t>
      </w:r>
      <w:r>
        <w:rPr>
          <w:rFonts w:hint="default"/>
          <w:lang w:val="en-US" w:eastAsia="zh-CN"/>
        </w:rPr>
        <w:t>EGA</w:t>
      </w:r>
      <w:r>
        <w:rPr>
          <w:rFonts w:hint="eastAsia"/>
          <w:lang w:val="en-US" w:eastAsia="zh-CN"/>
        </w:rPr>
        <w:t>分析结果，保留条目可以得到7个社群，并根据条目的聚合命名为：积极自我加工、核心自我等。这7个社群按照功能，我们可以划分为3个层面：自我结构（核心自我、自我清晰），社会功能（道德自我、社会自我），自我加工（积极自我加工、自我增强、积极期望）。</w:t>
      </w:r>
    </w:p>
  </w:comment>
  <w:comment w:id="4" w:author="Hu Chuan-Peng" w:date="2025-10-10T09:55:00Z" w:initials="">
    <w:p w14:paraId="1922FA19">
      <w:pPr>
        <w:pStyle w:val="2"/>
      </w:pPr>
      <w:r>
        <w:rPr>
          <w:rFonts w:hint="eastAsia"/>
        </w:rPr>
        <w:t>术语使用不一致。</w:t>
      </w:r>
    </w:p>
    <w:p w14:paraId="20DE3435">
      <w:pPr>
        <w:pStyle w:val="2"/>
        <w:rPr>
          <w:rFonts w:hint="eastAsia"/>
        </w:rPr>
      </w:pPr>
      <w:r>
        <w:rPr>
          <w:rFonts w:hint="eastAsia"/>
        </w:rPr>
        <w:t>可能如何命名还需要继续想一想。</w:t>
      </w:r>
    </w:p>
  </w:comment>
  <w:comment w:id="5" w:author="孙心茹 [2]" w:date="2025-10-10T10:32:51Z" w:initials="">
    <w:p w14:paraId="12824367">
      <w:pPr>
        <w:pStyle w:val="2"/>
        <w:rPr>
          <w:rFonts w:hint="default" w:eastAsiaTheme="minorEastAsia"/>
          <w:lang w:val="en-US" w:eastAsia="zh-CN"/>
        </w:rPr>
      </w:pPr>
      <w:r>
        <w:rPr>
          <w:rFonts w:hint="eastAsia"/>
          <w:lang w:val="en-US" w:eastAsia="zh-CN"/>
        </w:rPr>
        <w:t>这里我上一版没有写清楚，并不是术语使用不一致。我们先得到了7个维度，在</w:t>
      </w:r>
      <w:r>
        <w:rPr>
          <w:rFonts w:hint="default"/>
          <w:lang w:val="en-US" w:eastAsia="zh-CN"/>
        </w:rPr>
        <w:t>ML</w:t>
      </w:r>
      <w:r>
        <w:rPr>
          <w:rFonts w:hint="eastAsia"/>
          <w:lang w:val="en-US" w:eastAsia="zh-CN"/>
        </w:rPr>
        <w:t>分析后，根据</w:t>
      </w:r>
      <w:r>
        <w:rPr>
          <w:rFonts w:hint="default"/>
          <w:lang w:val="en-US" w:eastAsia="zh-CN"/>
        </w:rPr>
        <w:t>SHAP</w:t>
      </w:r>
      <w:r>
        <w:rPr>
          <w:rFonts w:hint="eastAsia"/>
          <w:lang w:val="en-US" w:eastAsia="zh-CN"/>
        </w:rPr>
        <w:t>值可以看到，对预测具有重要贡献的条目与7个社群可以相吻合。所以我的思路是</w:t>
      </w:r>
      <w:r>
        <w:rPr>
          <w:rFonts w:hint="default"/>
          <w:lang w:val="en-US" w:eastAsia="zh-CN"/>
        </w:rPr>
        <w:t>EFA</w:t>
      </w:r>
      <w:r>
        <w:rPr>
          <w:rFonts w:hint="eastAsia"/>
          <w:lang w:val="en-US" w:eastAsia="zh-CN"/>
        </w:rPr>
        <w:t>分析得到社群名称，</w:t>
      </w:r>
      <w:r>
        <w:rPr>
          <w:rFonts w:hint="default"/>
          <w:lang w:val="en-US" w:eastAsia="zh-CN"/>
        </w:rPr>
        <w:t>ML</w:t>
      </w:r>
      <w:r>
        <w:rPr>
          <w:rFonts w:hint="eastAsia"/>
          <w:lang w:val="en-US" w:eastAsia="zh-CN"/>
        </w:rPr>
        <w:t>分析后，参考</w:t>
      </w:r>
      <w:r>
        <w:rPr>
          <w:rFonts w:hint="default"/>
          <w:lang w:val="en-US" w:eastAsia="zh-CN"/>
        </w:rPr>
        <w:t>SHAP</w:t>
      </w:r>
      <w:r>
        <w:rPr>
          <w:rFonts w:hint="eastAsia"/>
          <w:lang w:val="en-US" w:eastAsia="zh-CN"/>
        </w:rPr>
        <w:t>值时重点在高贡献的条目能否与社群相对应。</w:t>
      </w:r>
    </w:p>
  </w:comment>
  <w:comment w:id="6" w:author="Hu Chuan-Peng" w:date="2025-10-09T16:16:00Z" w:initials="">
    <w:p w14:paraId="2B1FD77B">
      <w:pPr>
        <w:pStyle w:val="2"/>
      </w:pPr>
      <w:r>
        <w:rPr>
          <w:rFonts w:hint="eastAsia"/>
        </w:rPr>
        <w:t>上述七个维度中的哪个维度？</w:t>
      </w:r>
    </w:p>
  </w:comment>
  <w:comment w:id="7" w:author="Hu Chuan-Peng" w:date="2025-10-09T16:16:00Z" w:initials="">
    <w:p w14:paraId="1F313769">
      <w:pPr>
        <w:pStyle w:val="2"/>
      </w:pPr>
      <w:r>
        <w:rPr>
          <w:rFonts w:hint="eastAsia"/>
        </w:rPr>
        <w:t>是否是这样？需要根据结果来进行修改。</w:t>
      </w:r>
    </w:p>
  </w:comment>
  <w:comment w:id="8" w:author="孙心茹 [2]" w:date="2025-10-10T10:36:49Z" w:initials="">
    <w:p w14:paraId="433A15E6">
      <w:pPr>
        <w:pStyle w:val="2"/>
        <w:rPr>
          <w:rFonts w:hint="default" w:eastAsiaTheme="minorEastAsia"/>
          <w:lang w:val="en-US" w:eastAsia="zh-CN"/>
        </w:rPr>
      </w:pPr>
      <w:r>
        <w:rPr>
          <w:rFonts w:hint="eastAsia"/>
          <w:lang w:val="en-US" w:eastAsia="zh-CN"/>
        </w:rPr>
        <w:t>结果我会再确认一下。</w:t>
      </w:r>
    </w:p>
  </w:comment>
  <w:comment w:id="9" w:author="Hu Chuan-Peng" w:date="2025-10-09T16:13:00Z" w:initials="">
    <w:p w14:paraId="6401BDD7">
      <w:pPr>
        <w:pStyle w:val="2"/>
      </w:pPr>
      <w:r>
        <w:rPr>
          <w:rFonts w:hint="eastAsia"/>
        </w:rPr>
        <w:t>你这句话与我之前写的内容在逻辑上是对不上的。</w:t>
      </w:r>
    </w:p>
    <w:p w14:paraId="7E44E481">
      <w:pPr>
        <w:pStyle w:val="2"/>
      </w:pPr>
      <w:r>
        <w:rPr>
          <w:rFonts w:hint="eastAsia"/>
        </w:rPr>
        <w:t>我这里想说的是</w:t>
      </w:r>
    </w:p>
  </w:comment>
  <w:comment w:id="2" w:author="Hu Chuan-Peng" w:date="2025-10-10T09:59:00Z" w:initials="">
    <w:p w14:paraId="1ED78AC1">
      <w:pPr>
        <w:pStyle w:val="2"/>
      </w:pPr>
      <w:r>
        <w:rPr>
          <w:rFonts w:hint="eastAsia"/>
        </w:rPr>
        <w:t>这里还是没有说明那些被保留下来和被删除的条目在预测效果上的差异，但这一点很重要。</w:t>
      </w:r>
    </w:p>
  </w:comment>
  <w:comment w:id="3" w:author="孙心茹 [2]" w:date="2025-10-10T10:38:29Z" w:initials="">
    <w:p w14:paraId="6EA4484D">
      <w:pPr>
        <w:pStyle w:val="2"/>
        <w:rPr>
          <w:rFonts w:hint="default" w:eastAsiaTheme="minorEastAsia"/>
          <w:lang w:val="en-US" w:eastAsia="zh-CN"/>
        </w:rPr>
      </w:pPr>
      <w:r>
        <w:rPr>
          <w:rFonts w:hint="eastAsia"/>
          <w:lang w:val="en-US" w:eastAsia="zh-CN"/>
        </w:rPr>
        <w:t>我们在预测分析时，一直使用的是筛选后保留的条目。</w:t>
      </w:r>
      <w:bookmarkStart w:id="0" w:name="_GoBack"/>
      <w:bookmarkEnd w:id="0"/>
      <w:r>
        <w:rPr>
          <w:rFonts w:hint="eastAsia"/>
          <w:lang w:val="en-US" w:eastAsia="zh-CN"/>
        </w:rPr>
        <w:t>如果要看差异，需要使用全部数据再进行一次预测，然后对比预测效果有没有提升吗？</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ED0C808" w15:done="0"/>
  <w15:commentEx w15:paraId="37267B0D" w15:done="0" w15:paraIdParent="6ED0C808"/>
  <w15:commentEx w15:paraId="20DE3435" w15:done="0"/>
  <w15:commentEx w15:paraId="12824367" w15:done="0" w15:paraIdParent="20DE3435"/>
  <w15:commentEx w15:paraId="2B1FD77B" w15:done="0"/>
  <w15:commentEx w15:paraId="1F313769" w15:done="0"/>
  <w15:commentEx w15:paraId="433A15E6" w15:done="0" w15:paraIdParent="1F313769"/>
  <w15:commentEx w15:paraId="7E44E481" w15:done="0"/>
  <w15:commentEx w15:paraId="1ED78AC1" w15:done="0"/>
  <w15:commentEx w15:paraId="6EA4484D" w15:done="0" w15:paraIdParent="1ED78AC1"/>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SimHei">
    <w:altName w:val="汉仪中黑KW"/>
    <w:panose1 w:val="02010609060101010101"/>
    <w:charset w:val="86"/>
    <w:family w:val="modern"/>
    <w:pitch w:val="default"/>
    <w:sig w:usb0="00000000" w:usb1="00000000" w:usb2="00000016" w:usb3="00000000" w:csb0="00040001"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Hu Chuan-Peng">
    <w15:presenceInfo w15:providerId="Windows Live" w15:userId="b3f3f6a417be6905"/>
  </w15:person>
  <w15:person w15:author="孙心茹">
    <w15:presenceInfo w15:providerId="None" w15:userId="孙心茹"/>
  </w15:person>
  <w15:person w15:author="孙心茹 [2]">
    <w15:presenceInfo w15:providerId="WPS Office" w15:userId="126312105"/>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1"/>
  <w:embedSystemFonts/>
  <w:trackRevisions w:val="1"/>
  <w:documentProtection w:enforcement="0"/>
  <w:defaultTabStop w:val="420"/>
  <w:drawingGridVerticalSpacing w:val="156"/>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F8F118F"/>
    <w:rsid w:val="003F303E"/>
    <w:rsid w:val="0050457B"/>
    <w:rsid w:val="005A1347"/>
    <w:rsid w:val="005C388A"/>
    <w:rsid w:val="005E479A"/>
    <w:rsid w:val="006610A9"/>
    <w:rsid w:val="006A7A1F"/>
    <w:rsid w:val="00861972"/>
    <w:rsid w:val="008929BC"/>
    <w:rsid w:val="008D24E1"/>
    <w:rsid w:val="00A01EEF"/>
    <w:rsid w:val="00A0369C"/>
    <w:rsid w:val="00CA3213"/>
    <w:rsid w:val="5FB7943D"/>
    <w:rsid w:val="62B3E0F1"/>
    <w:rsid w:val="73BFC331"/>
    <w:rsid w:val="7EFCB70C"/>
    <w:rsid w:val="B3EDE722"/>
    <w:rsid w:val="DBD3D0E2"/>
    <w:rsid w:val="DCEE646F"/>
    <w:rsid w:val="DF3DC002"/>
    <w:rsid w:val="DFAFBC84"/>
    <w:rsid w:val="EF8F118F"/>
    <w:rsid w:val="FFD7B4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annotation text"/>
    <w:basedOn w:val="1"/>
    <w:link w:val="10"/>
    <w:uiPriority w:val="0"/>
    <w:rPr>
      <w:sz w:val="20"/>
      <w:szCs w:val="20"/>
    </w:rPr>
  </w:style>
  <w:style w:type="paragraph" w:styleId="3">
    <w:name w:val="annotation subject"/>
    <w:basedOn w:val="2"/>
    <w:next w:val="2"/>
    <w:link w:val="11"/>
    <w:uiPriority w:val="0"/>
    <w:rPr>
      <w:b/>
      <w:bCs/>
    </w:rPr>
  </w:style>
  <w:style w:type="character" w:styleId="6">
    <w:name w:val="FollowedHyperlink"/>
    <w:basedOn w:val="5"/>
    <w:uiPriority w:val="0"/>
    <w:rPr>
      <w:color w:val="7E1FAD" w:themeColor="followedHyperlink"/>
      <w:u w:val="single"/>
      <w14:textFill>
        <w14:solidFill>
          <w14:schemeClr w14:val="folHlink"/>
        </w14:solidFill>
      </w14:textFill>
    </w:rPr>
  </w:style>
  <w:style w:type="character" w:styleId="7">
    <w:name w:val="Hyperlink"/>
    <w:basedOn w:val="5"/>
    <w:uiPriority w:val="0"/>
    <w:rPr>
      <w:color w:val="0000FF"/>
      <w:u w:val="single"/>
    </w:rPr>
  </w:style>
  <w:style w:type="character" w:styleId="8">
    <w:name w:val="annotation reference"/>
    <w:basedOn w:val="5"/>
    <w:uiPriority w:val="0"/>
    <w:rPr>
      <w:sz w:val="16"/>
      <w:szCs w:val="16"/>
    </w:rPr>
  </w:style>
  <w:style w:type="paragraph" w:customStyle="1" w:styleId="9">
    <w:name w:val="Revision1"/>
    <w:hidden/>
    <w:unhideWhenUsed/>
    <w:uiPriority w:val="99"/>
    <w:rPr>
      <w:rFonts w:asciiTheme="minorHAnsi" w:hAnsiTheme="minorHAnsi" w:eastAsiaTheme="minorEastAsia" w:cstheme="minorBidi"/>
      <w:kern w:val="2"/>
      <w:sz w:val="21"/>
      <w:szCs w:val="24"/>
      <w:lang w:val="en-US" w:eastAsia="zh-CN" w:bidi="ar-SA"/>
    </w:rPr>
  </w:style>
  <w:style w:type="character" w:customStyle="1" w:styleId="10">
    <w:name w:val="Comment Text Char"/>
    <w:basedOn w:val="5"/>
    <w:link w:val="2"/>
    <w:uiPriority w:val="0"/>
    <w:rPr>
      <w:rFonts w:asciiTheme="minorHAnsi" w:hAnsiTheme="minorHAnsi" w:eastAsiaTheme="minorEastAsia" w:cstheme="minorBidi"/>
      <w:kern w:val="2"/>
      <w:lang w:val="en-US"/>
    </w:rPr>
  </w:style>
  <w:style w:type="character" w:customStyle="1" w:styleId="11">
    <w:name w:val="Comment Subject Char"/>
    <w:basedOn w:val="10"/>
    <w:link w:val="3"/>
    <w:uiPriority w:val="0"/>
    <w:rPr>
      <w:rFonts w:asciiTheme="minorHAnsi" w:hAnsiTheme="minorHAnsi" w:eastAsiaTheme="minorEastAsia" w:cstheme="minorBidi"/>
      <w:b/>
      <w:bCs/>
      <w:kern w:val="2"/>
      <w:lang w:val="en-US"/>
    </w:rPr>
  </w:style>
  <w:style w:type="paragraph" w:customStyle="1" w:styleId="12">
    <w:name w:val="Revision2"/>
    <w:hidden/>
    <w:unhideWhenUsed/>
    <w:uiPriority w:val="99"/>
    <w:rPr>
      <w:rFonts w:asciiTheme="minorHAnsi" w:hAnsiTheme="minorHAnsi" w:eastAsiaTheme="minorEastAsia" w:cstheme="minorBidi"/>
      <w:kern w:val="2"/>
      <w:sz w:val="21"/>
      <w:szCs w:val="24"/>
      <w:lang w:val="en-US" w:eastAsia="zh-CN" w:bidi="ar-SA"/>
    </w:rPr>
  </w:style>
  <w:style w:type="paragraph" w:customStyle="1" w:styleId="13">
    <w:name w:val="Revision3"/>
    <w:hidden/>
    <w:unhideWhenUsed/>
    <w:uiPriority w:val="99"/>
    <w:rPr>
      <w:rFonts w:asciiTheme="minorHAnsi" w:hAnsiTheme="minorHAnsi" w:eastAsiaTheme="minorEastAsia" w:cstheme="minorBidi"/>
      <w:kern w:val="2"/>
      <w:sz w:val="21"/>
      <w:szCs w:val="24"/>
      <w:lang w:val="en-US" w:eastAsia="zh-CN" w:bidi="ar-SA"/>
    </w:rPr>
  </w:style>
  <w:style w:type="paragraph" w:customStyle="1" w:styleId="14">
    <w:name w:val="Revision"/>
    <w:hidden/>
    <w:unhideWhenUsed/>
    <w:uiPriority w:val="99"/>
    <w:rPr>
      <w:rFonts w:asciiTheme="minorHAnsi" w:hAnsiTheme="minorHAnsi" w:eastAsiaTheme="minorEastAsia" w:cstheme="minorBidi"/>
      <w:kern w:val="2"/>
      <w:sz w:val="21"/>
      <w:szCs w:val="24"/>
      <w:lang w:val="en-US" w:eastAsia="zh-CN" w:bidi="ar-SA"/>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theme" Target="theme/theme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448</Words>
  <Characters>2555</Characters>
  <Lines>21</Lines>
  <Paragraphs>5</Paragraphs>
  <TotalTime>270</TotalTime>
  <ScaleCrop>false</ScaleCrop>
  <LinksUpToDate>false</LinksUpToDate>
  <CharactersWithSpaces>2998</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2025-10-10T03:27:00Z</dcterms:created>
  <dc:creator>孙心茹</dc:creator>
  <cp:lastModifiedBy>孙心茹</cp:lastModifiedBy>
  <dcterms:modified xsi:type="dcterms:W3CDTF">2025-10-10T10:41:58Z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77D5BE924872BE777672E8684550ECE7_43</vt:lpwstr>
  </property>
</Properties>
</file>