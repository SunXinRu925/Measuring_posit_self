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2F871">
      <w:pPr>
        <w:spacing w:line="360" w:lineRule="auto"/>
        <w:jc w:val="center"/>
        <w:rPr>
          <w:rFonts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积极自我观的</w:t>
      </w:r>
      <w:del w:id="0" w:author="Hu Chuan-Peng" w:date="2025-10-08T11:13:00Z">
        <w:r>
          <w:rPr>
            <w:rFonts w:hint="eastAsia" w:ascii="SimHei" w:hAnsi="SimHei" w:eastAsia="SimHei" w:cs="SimHei"/>
            <w:sz w:val="28"/>
            <w:szCs w:val="28"/>
          </w:rPr>
          <w:delText>多维性</w:delText>
        </w:r>
      </w:del>
      <w:del w:id="1" w:author="Hu Chuan-Peng" w:date="2025-10-08T11:05:00Z">
        <w:r>
          <w:rPr>
            <w:rFonts w:hint="eastAsia" w:ascii="SimHei" w:hAnsi="SimHei" w:eastAsia="SimHei" w:cs="SimHei"/>
            <w:sz w:val="28"/>
            <w:szCs w:val="28"/>
          </w:rPr>
          <w:delText>与功能性</w:delText>
        </w:r>
      </w:del>
      <w:ins w:id="2" w:author="Hu Chuan-Peng" w:date="2025-10-08T11:05:00Z">
        <w:r>
          <w:rPr>
            <w:rFonts w:hint="eastAsia" w:ascii="SimHei" w:hAnsi="SimHei" w:eastAsia="SimHei" w:cs="SimHei"/>
            <w:sz w:val="28"/>
            <w:szCs w:val="28"/>
          </w:rPr>
          <w:t>测量</w:t>
        </w:r>
      </w:ins>
      <w:r>
        <w:rPr>
          <w:rFonts w:hint="eastAsia" w:ascii="SimHei" w:hAnsi="SimHei" w:eastAsia="SimHei" w:cs="SimHei"/>
          <w:sz w:val="28"/>
          <w:szCs w:val="28"/>
        </w:rPr>
        <w:t>：来自数据驱动</w:t>
      </w:r>
      <w:del w:id="3" w:author="Hu Chuan-Peng" w:date="2025-10-08T11:05:00Z">
        <w:r>
          <w:rPr>
            <w:rFonts w:hint="eastAsia" w:ascii="SimHei" w:hAnsi="SimHei" w:eastAsia="SimHei" w:cs="SimHei"/>
            <w:sz w:val="28"/>
            <w:szCs w:val="28"/>
          </w:rPr>
          <w:delText>方法</w:delText>
        </w:r>
      </w:del>
      <w:r>
        <w:rPr>
          <w:rFonts w:hint="eastAsia" w:ascii="SimHei" w:hAnsi="SimHei" w:eastAsia="SimHei" w:cs="SimHei"/>
          <w:sz w:val="28"/>
          <w:szCs w:val="28"/>
        </w:rPr>
        <w:t>的证据</w:t>
      </w:r>
    </w:p>
    <w:p w14:paraId="73EEFB49">
      <w:pPr>
        <w:spacing w:line="360" w:lineRule="auto"/>
        <w:jc w:val="center"/>
        <w:rPr>
          <w:ins w:id="4" w:author="孙心茹" w:date="2025-10-09T09:19:30Z"/>
          <w:rFonts w:hint="eastAsia" w:ascii="宋体" w:hAnsi="宋体" w:eastAsia="宋体" w:cs="宋体"/>
          <w:color w:val="FF0000"/>
          <w:sz w:val="21"/>
          <w:szCs w:val="21"/>
        </w:rPr>
      </w:pPr>
      <w:ins w:id="5" w:author="孙心茹" w:date="2025-10-09T09:19:30Z">
        <w:r>
          <w:rPr>
            <w:rFonts w:hint="eastAsia" w:ascii="宋体" w:hAnsi="宋体" w:eastAsia="宋体" w:cs="宋体"/>
            <w:color w:val="FF0000"/>
            <w:sz w:val="21"/>
            <w:szCs w:val="21"/>
          </w:rPr>
          <w:t>孙心茹¹，丁一，孙</w:t>
        </w:r>
      </w:ins>
      <w:ins w:id="6" w:author="孙心茹" w:date="2025-10-09T09:19:43Z">
        <w:r>
          <w:rPr>
            <w:rFonts w:hint="eastAsia" w:ascii="宋体" w:hAnsi="宋体" w:eastAsia="宋体" w:cs="宋体"/>
            <w:color w:val="FF0000"/>
            <w:sz w:val="21"/>
            <w:szCs w:val="21"/>
            <w:lang w:val="en-US" w:eastAsia="zh-CN"/>
          </w:rPr>
          <w:t>淑</w:t>
        </w:r>
      </w:ins>
      <w:ins w:id="7" w:author="孙心茹" w:date="2025-10-09T09:19:30Z">
        <w:r>
          <w:rPr>
            <w:rFonts w:hint="eastAsia" w:ascii="宋体" w:hAnsi="宋体" w:eastAsia="宋体" w:cs="宋体"/>
            <w:color w:val="FF0000"/>
            <w:sz w:val="21"/>
            <w:szCs w:val="21"/>
          </w:rPr>
          <w:t>婷，隋洁，胡传鹏¹*</w:t>
        </w:r>
      </w:ins>
    </w:p>
    <w:p w14:paraId="11A4D233">
      <w:pPr>
        <w:spacing w:line="360" w:lineRule="auto"/>
        <w:jc w:val="center"/>
        <w:rPr>
          <w:ins w:id="8" w:author="孙心茹" w:date="2025-10-09T09:19:30Z"/>
          <w:rFonts w:hint="eastAsia" w:ascii="宋体" w:hAnsi="宋体" w:eastAsia="宋体" w:cs="宋体"/>
          <w:color w:val="FF0000"/>
          <w:sz w:val="21"/>
          <w:szCs w:val="21"/>
          <w:rPrChange w:id="9" w:author="孙心茹" w:date="2025-10-09T09:21:19Z">
            <w:rPr>
              <w:ins w:id="10" w:author="孙心茹" w:date="2025-10-09T09:19:30Z"/>
              <w:rFonts w:hint="eastAsia"/>
            </w:rPr>
          </w:rPrChange>
        </w:rPr>
      </w:pPr>
      <w:ins w:id="11" w:author="孙心茹" w:date="2025-10-09T09:22:01Z">
        <w:r>
          <w:rPr>
            <w:rFonts w:hint="eastAsia" w:ascii="宋体" w:hAnsi="宋体" w:eastAsia="宋体" w:cs="宋体"/>
            <w:color w:val="FF0000"/>
            <w:sz w:val="21"/>
            <w:szCs w:val="21"/>
            <w:lang w:val="en-US" w:eastAsia="zh-CN"/>
          </w:rPr>
          <w:t>1</w:t>
        </w:r>
      </w:ins>
      <w:ins w:id="12" w:author="孙心茹" w:date="2025-10-09T09:19:30Z">
        <w:r>
          <w:rPr>
            <w:rFonts w:hint="eastAsia" w:ascii="宋体" w:hAnsi="宋体" w:eastAsia="宋体" w:cs="宋体"/>
            <w:color w:val="FF0000"/>
            <w:sz w:val="21"/>
            <w:szCs w:val="21"/>
          </w:rPr>
          <w:t>南京师范大学心理学院</w:t>
        </w:r>
      </w:ins>
      <w:ins w:id="13" w:author="孙心茹" w:date="2025-10-09T09:22:37Z">
        <w:r>
          <w:rPr>
            <w:rFonts w:hint="eastAsia" w:ascii="宋体" w:hAnsi="宋体" w:eastAsia="宋体" w:cs="宋体"/>
            <w:color w:val="FF0000"/>
            <w:sz w:val="21"/>
            <w:szCs w:val="21"/>
            <w:lang w:eastAsia="zh-CN"/>
          </w:rPr>
          <w:t>，</w:t>
        </w:r>
      </w:ins>
      <w:ins w:id="14" w:author="孙心茹" w:date="2025-10-09T09:19:30Z">
        <w:r>
          <w:rPr>
            <w:rFonts w:hint="eastAsia" w:ascii="宋体" w:hAnsi="宋体" w:eastAsia="宋体" w:cs="宋体"/>
            <w:color w:val="FF0000"/>
            <w:sz w:val="21"/>
            <w:szCs w:val="21"/>
          </w:rPr>
          <w:t>南京</w:t>
        </w:r>
      </w:ins>
      <w:ins w:id="15" w:author="孙心茹" w:date="2025-10-09T09:22:41Z">
        <w:r>
          <w:rPr>
            <w:rFonts w:hint="eastAsia" w:ascii="宋体" w:hAnsi="宋体" w:eastAsia="宋体" w:cs="宋体"/>
            <w:color w:val="FF0000"/>
            <w:sz w:val="21"/>
            <w:szCs w:val="21"/>
            <w:lang w:eastAsia="zh-CN"/>
          </w:rPr>
          <w:t>，</w:t>
        </w:r>
      </w:ins>
      <w:ins w:id="16" w:author="孙心茹" w:date="2025-10-09T09:19:30Z">
        <w:r>
          <w:rPr>
            <w:rFonts w:hint="eastAsia" w:ascii="宋体" w:hAnsi="宋体" w:eastAsia="宋体" w:cs="宋体"/>
            <w:color w:val="FF0000"/>
            <w:sz w:val="21"/>
            <w:szCs w:val="21"/>
            <w:rPrChange w:id="17" w:author="孙心茹" w:date="2025-10-09T09:21:19Z">
              <w:rPr>
                <w:rFonts w:hint="eastAsia"/>
              </w:rPr>
            </w:rPrChange>
          </w:rPr>
          <w:t>210024</w:t>
        </w:r>
      </w:ins>
    </w:p>
    <w:p w14:paraId="0C99ADF4">
      <w:pPr>
        <w:spacing w:line="360" w:lineRule="auto"/>
        <w:jc w:val="center"/>
        <w:rPr>
          <w:rFonts w:hint="eastAsia" w:ascii="宋体" w:hAnsi="宋体" w:eastAsia="宋体" w:cs="宋体"/>
          <w:color w:val="FF0000"/>
          <w:sz w:val="21"/>
          <w:szCs w:val="21"/>
        </w:rPr>
      </w:pPr>
      <w:ins w:id="19" w:author="孙心茹" w:date="2025-10-09T09:22:17Z">
        <w:r>
          <w:rPr>
            <w:rFonts w:hint="eastAsia" w:ascii="宋体" w:hAnsi="宋体" w:eastAsia="宋体" w:cs="宋体"/>
            <w:color w:val="FF0000"/>
            <w:sz w:val="21"/>
            <w:szCs w:val="21"/>
            <w:lang w:val="en-US" w:eastAsia="zh-CN"/>
          </w:rPr>
          <w:t>1</w:t>
        </w:r>
      </w:ins>
      <w:ins w:id="20" w:author="孙心茹" w:date="2025-10-09T09:22:18Z">
        <w:r>
          <w:rPr>
            <w:rFonts w:hint="eastAsia" w:ascii="宋体" w:hAnsi="宋体" w:eastAsia="宋体" w:cs="宋体"/>
            <w:color w:val="FF0000"/>
            <w:sz w:val="21"/>
            <w:szCs w:val="21"/>
            <w:lang w:val="en-US" w:eastAsia="zh-CN"/>
          </w:rPr>
          <w:t>*</w:t>
        </w:r>
      </w:ins>
      <w:ins w:id="21" w:author="孙心茹" w:date="2025-10-09T09:20:42Z">
        <w:r>
          <w:rPr>
            <w:rFonts w:hint="eastAsia" w:ascii="宋体" w:hAnsi="宋体" w:eastAsia="宋体" w:cs="宋体"/>
            <w:color w:val="FF0000"/>
            <w:sz w:val="21"/>
            <w:szCs w:val="21"/>
          </w:rPr>
          <w:t>南京师范大学心理学院，南京</w:t>
        </w:r>
      </w:ins>
      <w:ins w:id="22" w:author="孙心茹" w:date="2025-10-09T09:22:28Z">
        <w:r>
          <w:rPr>
            <w:rFonts w:hint="eastAsia" w:ascii="宋体" w:hAnsi="宋体" w:eastAsia="宋体" w:cs="宋体"/>
            <w:color w:val="FF0000"/>
            <w:sz w:val="21"/>
            <w:szCs w:val="21"/>
            <w:lang w:eastAsia="zh-CN"/>
          </w:rPr>
          <w:t>，</w:t>
        </w:r>
      </w:ins>
      <w:ins w:id="23" w:author="孙心茹" w:date="2025-10-09T09:20:42Z">
        <w:r>
          <w:rPr>
            <w:rFonts w:hint="eastAsia" w:ascii="宋体" w:hAnsi="宋体" w:eastAsia="宋体" w:cs="宋体"/>
            <w:color w:val="FF0000"/>
            <w:sz w:val="21"/>
            <w:szCs w:val="21"/>
          </w:rPr>
          <w:t>21002</w:t>
        </w:r>
      </w:ins>
      <w:ins w:id="24" w:author="孙心茹" w:date="2025-10-09T09:22:58Z">
        <w:r>
          <w:rPr>
            <w:rFonts w:hint="eastAsia" w:ascii="宋体" w:hAnsi="宋体" w:eastAsia="宋体" w:cs="宋体"/>
            <w:color w:val="FF0000"/>
            <w:sz w:val="21"/>
            <w:szCs w:val="21"/>
            <w:lang w:val="en-US" w:eastAsia="zh-CN"/>
          </w:rPr>
          <w:t>4，</w:t>
        </w:r>
      </w:ins>
      <w:ins w:id="25" w:author="孙心茹" w:date="2025-10-09T09:19:30Z">
        <w:r>
          <w:rPr>
            <w:rFonts w:hint="eastAsia" w:ascii="宋体" w:hAnsi="宋体" w:eastAsia="宋体" w:cs="宋体"/>
            <w:color w:val="FF0000"/>
            <w:sz w:val="21"/>
            <w:szCs w:val="21"/>
          </w:rPr>
          <w:t>通讯作者邮箱：</w:t>
        </w:r>
      </w:ins>
      <w:r>
        <w:rPr>
          <w:rFonts w:hint="eastAsia" w:ascii="宋体" w:hAnsi="宋体" w:eastAsia="宋体" w:cs="宋体"/>
          <w:color w:val="FF0000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color w:val="FF0000"/>
          <w:sz w:val="21"/>
          <w:szCs w:val="21"/>
        </w:rPr>
        <w:instrText xml:space="preserve"> HYPERLINK "mailto:hcp4715@hotmail.com" </w:instrText>
      </w:r>
      <w:ins w:id="26" w:author="孙心茹" w:date="2025-10-09T09:21:26Z">
        <w:r>
          <w:rPr>
            <w:rFonts w:hint="eastAsia" w:ascii="宋体" w:hAnsi="宋体" w:eastAsia="宋体" w:cs="宋体"/>
            <w:color w:val="FF0000"/>
            <w:sz w:val="21"/>
            <w:szCs w:val="21"/>
          </w:rPr>
          <w:fldChar w:fldCharType="separate"/>
        </w:r>
      </w:ins>
      <w:ins w:id="27" w:author="孙心茹" w:date="2025-10-09T09:21:26Z">
        <w:r>
          <w:rPr>
            <w:rStyle w:val="6"/>
            <w:rFonts w:hint="eastAsia" w:ascii="宋体" w:hAnsi="宋体" w:eastAsia="宋体" w:cs="宋体"/>
            <w:sz w:val="21"/>
            <w:szCs w:val="21"/>
          </w:rPr>
          <w:t>hcp4715@hotmail.com</w:t>
        </w:r>
      </w:ins>
      <w:ins w:id="28" w:author="孙心茹" w:date="2025-10-09T09:21:26Z">
        <w:r>
          <w:rPr>
            <w:rFonts w:hint="eastAsia" w:ascii="宋体" w:hAnsi="宋体" w:eastAsia="宋体" w:cs="宋体"/>
            <w:color w:val="FF0000"/>
            <w:sz w:val="21"/>
            <w:szCs w:val="21"/>
          </w:rPr>
          <w:fldChar w:fldCharType="end"/>
        </w:r>
      </w:ins>
      <w:del w:id="29" w:author="孙心茹" w:date="2025-10-09T09:19:24Z">
        <w:r>
          <w:rPr>
            <w:rFonts w:hint="eastAsia" w:ascii="宋体" w:hAnsi="宋体" w:eastAsia="宋体" w:cs="宋体"/>
            <w:color w:val="FF0000"/>
            <w:sz w:val="21"/>
            <w:szCs w:val="21"/>
          </w:rPr>
          <w:delText>[作</w:delText>
        </w:r>
      </w:del>
      <w:del w:id="30" w:author="孙心茹" w:date="2025-10-09T09:19:23Z">
        <w:r>
          <w:rPr>
            <w:rFonts w:hint="eastAsia" w:ascii="宋体" w:hAnsi="宋体" w:eastAsia="宋体" w:cs="宋体"/>
            <w:color w:val="FF0000"/>
            <w:sz w:val="21"/>
            <w:szCs w:val="21"/>
          </w:rPr>
          <w:delText>者信息加上]</w:delText>
        </w:r>
      </w:del>
    </w:p>
    <w:p w14:paraId="708A1794"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摘要：</w:t>
      </w:r>
      <w:r>
        <w:rPr>
          <w:rFonts w:hint="eastAsia" w:ascii="宋体" w:hAnsi="宋体" w:eastAsia="宋体" w:cs="宋体"/>
          <w:sz w:val="24"/>
        </w:rPr>
        <w:t>积极自我观（positive self-view）</w:t>
      </w:r>
      <w:ins w:id="31" w:author="Hu Chuan-Peng" w:date="2025-10-08T11:05:00Z">
        <w:r>
          <w:rPr>
            <w:rFonts w:hint="eastAsia" w:ascii="宋体" w:hAnsi="宋体" w:eastAsia="宋体" w:cs="宋体"/>
            <w:sz w:val="24"/>
          </w:rPr>
          <w:t>指的是</w:t>
        </w:r>
      </w:ins>
      <w:ins w:id="32" w:author="孙心茹" w:date="2025-10-09T09:06:21Z">
        <w:r>
          <w:rPr>
            <w:rFonts w:hint="eastAsia" w:ascii="宋体" w:hAnsi="宋体" w:eastAsia="宋体" w:cs="宋体"/>
            <w:sz w:val="24"/>
          </w:rPr>
          <w:t>个体对自身特质、能力和价值的正向认知与情感评价，体现了自我接纳、自我效能和自我关怀等心理特征</w:t>
        </w:r>
      </w:ins>
      <w:ins w:id="33" w:author="孙心茹" w:date="2025-10-09T09:06:59Z">
        <w:r>
          <w:rPr>
            <w:rFonts w:hint="eastAsia" w:ascii="宋体" w:hAnsi="宋体" w:eastAsia="宋体" w:cs="宋体"/>
            <w:sz w:val="24"/>
            <w:lang w:eastAsia="zh-CN"/>
          </w:rPr>
          <w:t>，</w:t>
        </w:r>
      </w:ins>
      <w:ins w:id="34" w:author="Hu Chuan-Peng" w:date="2025-10-08T11:05:00Z">
        <w:r>
          <w:rPr>
            <w:rFonts w:hint="eastAsia" w:ascii="宋体" w:hAnsi="宋体" w:eastAsia="宋体" w:cs="宋体"/>
            <w:sz w:val="24"/>
          </w:rPr>
          <w:t>其有助于</w:t>
        </w:r>
      </w:ins>
      <w:del w:id="35" w:author="Hu Chuan-Peng" w:date="2025-10-08T11:05:00Z">
        <w:r>
          <w:rPr>
            <w:rFonts w:hint="eastAsia" w:ascii="宋体" w:hAnsi="宋体" w:eastAsia="宋体" w:cs="宋体"/>
            <w:sz w:val="24"/>
          </w:rPr>
          <w:delText>是促进</w:delText>
        </w:r>
      </w:del>
      <w:r>
        <w:rPr>
          <w:rFonts w:hint="eastAsia" w:ascii="宋体" w:hAnsi="宋体" w:eastAsia="宋体" w:cs="宋体"/>
          <w:sz w:val="24"/>
        </w:rPr>
        <w:t>个体适应与心理健康</w:t>
      </w:r>
      <w:del w:id="36" w:author="Hu Chuan-Peng" w:date="2025-10-08T11:05:00Z">
        <w:r>
          <w:rPr>
            <w:rFonts w:hint="eastAsia" w:ascii="宋体" w:hAnsi="宋体" w:eastAsia="宋体" w:cs="宋体"/>
            <w:sz w:val="24"/>
          </w:rPr>
          <w:delText>的重要心理资源</w:delText>
        </w:r>
      </w:del>
      <w:ins w:id="37" w:author="Hu Chuan-Peng" w:date="2025-10-08T11:05:00Z">
        <w:r>
          <w:rPr>
            <w:rFonts w:hint="eastAsia" w:ascii="宋体" w:hAnsi="宋体" w:eastAsia="宋体" w:cs="宋体"/>
            <w:sz w:val="24"/>
          </w:rPr>
          <w:t>。</w:t>
        </w:r>
      </w:ins>
      <w:del w:id="38" w:author="Hu Chuan-Peng" w:date="2025-10-08T11:05:00Z">
        <w:r>
          <w:rPr>
            <w:rFonts w:hint="eastAsia" w:ascii="宋体" w:hAnsi="宋体" w:eastAsia="宋体" w:cs="宋体"/>
            <w:sz w:val="24"/>
          </w:rPr>
          <w:delText>，</w:delText>
        </w:r>
      </w:del>
      <w:r>
        <w:rPr>
          <w:rFonts w:hint="eastAsia" w:ascii="宋体" w:hAnsi="宋体" w:eastAsia="宋体" w:cs="宋体"/>
          <w:sz w:val="24"/>
        </w:rPr>
        <w:t>但</w:t>
      </w:r>
      <w:ins w:id="39" w:author="Hu Chuan-Peng" w:date="2025-10-08T11:05:00Z">
        <w:r>
          <w:rPr>
            <w:rFonts w:hint="eastAsia" w:ascii="宋体" w:hAnsi="宋体" w:eastAsia="宋体" w:cs="宋体"/>
            <w:sz w:val="24"/>
          </w:rPr>
          <w:t>先前研究</w:t>
        </w:r>
      </w:ins>
      <w:ins w:id="40" w:author="Hu Chuan-Peng" w:date="2025-10-08T11:07:00Z">
        <w:r>
          <w:rPr>
            <w:rFonts w:hint="eastAsia" w:ascii="宋体" w:hAnsi="宋体" w:eastAsia="宋体" w:cs="宋体"/>
            <w:sz w:val="24"/>
          </w:rPr>
          <w:t>采用多种工具测量积极自我观，因此</w:t>
        </w:r>
      </w:ins>
      <w:ins w:id="41" w:author="Hu Chuan-Peng" w:date="2025-10-08T11:08:00Z">
        <w:r>
          <w:rPr>
            <w:rFonts w:hint="eastAsia" w:ascii="宋体" w:hAnsi="宋体" w:eastAsia="宋体" w:cs="宋体"/>
            <w:sz w:val="24"/>
          </w:rPr>
          <w:t>如何准确地测量该构念仍</w:t>
        </w:r>
      </w:ins>
      <w:del w:id="42" w:author="Hu Chuan-Peng" w:date="2025-10-08T11:06:00Z">
        <w:r>
          <w:rPr>
            <w:rFonts w:hint="eastAsia" w:ascii="宋体" w:hAnsi="宋体" w:eastAsia="宋体" w:cs="宋体"/>
            <w:sz w:val="24"/>
          </w:rPr>
          <w:delText>其定、</w:delText>
        </w:r>
      </w:del>
      <w:del w:id="43" w:author="Hu Chuan-Peng" w:date="2025-10-08T11:07:00Z">
        <w:r>
          <w:rPr>
            <w:rFonts w:hint="eastAsia" w:ascii="宋体" w:hAnsi="宋体" w:eastAsia="宋体" w:cs="宋体"/>
            <w:sz w:val="24"/>
          </w:rPr>
          <w:delText>内部</w:delText>
        </w:r>
      </w:del>
      <w:del w:id="44" w:author="Hu Chuan-Peng" w:date="2025-10-08T11:08:00Z">
        <w:r>
          <w:rPr>
            <w:rFonts w:hint="eastAsia" w:ascii="宋体" w:hAnsi="宋体" w:eastAsia="宋体" w:cs="宋体"/>
            <w:sz w:val="24"/>
          </w:rPr>
          <w:delText>结构与功能性仍</w:delText>
        </w:r>
      </w:del>
      <w:r>
        <w:rPr>
          <w:rFonts w:hint="eastAsia" w:ascii="宋体" w:hAnsi="宋体" w:eastAsia="宋体" w:cs="宋体"/>
          <w:sz w:val="24"/>
        </w:rPr>
        <w:t>存在争议。</w:t>
      </w:r>
      <w:ins w:id="45" w:author="Hu Chuan-Peng" w:date="2025-10-08T11:08:00Z">
        <w:r>
          <w:rPr>
            <w:rFonts w:hint="eastAsia" w:ascii="宋体" w:hAnsi="宋体" w:eastAsia="宋体" w:cs="宋体"/>
            <w:sz w:val="24"/>
          </w:rPr>
          <w:t>为解决这一问题，</w:t>
        </w:r>
      </w:ins>
      <w:ins w:id="46" w:author="Hu Chuan-Peng" w:date="2025-10-08T11:09:00Z">
        <w:r>
          <w:rPr>
            <w:rFonts w:hint="eastAsia" w:ascii="宋体" w:hAnsi="宋体" w:eastAsia="宋体" w:cs="宋体"/>
            <w:sz w:val="24"/>
          </w:rPr>
          <w:t>本研究</w:t>
        </w:r>
      </w:ins>
      <w:del w:id="47" w:author="Hu Chuan-Peng" w:date="2025-10-08T11:08:00Z">
        <w:r>
          <w:rPr>
            <w:rFonts w:hint="eastAsia" w:ascii="宋体" w:hAnsi="宋体" w:eastAsia="宋体" w:cs="宋体"/>
            <w:sz w:val="24"/>
          </w:rPr>
          <w:delText>本文</w:delText>
        </w:r>
      </w:del>
      <w:del w:id="48" w:author="Hu Chuan-Peng" w:date="2025-10-08T11:09:00Z">
        <w:r>
          <w:rPr>
            <w:rFonts w:hint="eastAsia" w:ascii="宋体" w:hAnsi="宋体" w:eastAsia="宋体" w:cs="宋体"/>
            <w:sz w:val="24"/>
          </w:rPr>
          <w:delText>采用数据驱动策略，</w:delText>
        </w:r>
      </w:del>
      <w:ins w:id="49" w:author="Hu Chuan-Peng" w:date="2025-10-08T11:09:00Z">
        <w:r>
          <w:rPr>
            <w:rFonts w:hint="eastAsia" w:ascii="宋体" w:hAnsi="宋体" w:eastAsia="宋体" w:cs="宋体"/>
            <w:sz w:val="24"/>
          </w:rPr>
          <w:t>对同一批被试施测</w:t>
        </w:r>
      </w:ins>
      <w:ins w:id="50" w:author="孙心茹" w:date="2025-10-09T08:58:44Z">
        <w:r>
          <w:rPr>
            <w:rFonts w:hint="eastAsia" w:ascii="宋体" w:hAnsi="宋体" w:eastAsia="宋体" w:cs="宋体"/>
            <w:sz w:val="24"/>
            <w:lang w:val="en-US" w:eastAsia="zh-CN"/>
          </w:rPr>
          <w:t>12</w:t>
        </w:r>
      </w:ins>
      <w:ins w:id="51" w:author="Hu Chuan-Peng" w:date="2025-10-08T11:09:00Z">
        <w:r>
          <w:rPr>
            <w:rFonts w:hint="eastAsia" w:ascii="宋体" w:hAnsi="宋体" w:eastAsia="宋体" w:cs="宋体"/>
            <w:sz w:val="24"/>
          </w:rPr>
          <w:t>个</w:t>
        </w:r>
      </w:ins>
      <w:del w:id="52" w:author="Hu Chuan-Peng" w:date="2025-10-08T11:09:00Z">
        <w:r>
          <w:rPr>
            <w:rFonts w:hint="eastAsia" w:ascii="宋体" w:hAnsi="宋体" w:eastAsia="宋体" w:cs="宋体"/>
            <w:sz w:val="24"/>
          </w:rPr>
          <w:delText>整合</w:delText>
        </w:r>
      </w:del>
      <w:r>
        <w:rPr>
          <w:rFonts w:hint="eastAsia" w:ascii="宋体" w:hAnsi="宋体" w:eastAsia="宋体" w:cs="宋体"/>
          <w:sz w:val="24"/>
        </w:rPr>
        <w:t>自我报告</w:t>
      </w:r>
      <w:ins w:id="53" w:author="Hu Chuan-Peng" w:date="2025-10-08T11:09:00Z">
        <w:r>
          <w:rPr>
            <w:rFonts w:hint="eastAsia" w:ascii="宋体" w:hAnsi="宋体" w:eastAsia="宋体" w:cs="宋体"/>
            <w:sz w:val="24"/>
          </w:rPr>
          <w:t>问卷</w:t>
        </w:r>
      </w:ins>
      <w:del w:id="54" w:author="Hu Chuan-Peng" w:date="2025-10-08T11:09:00Z">
        <w:r>
          <w:rPr>
            <w:rFonts w:hint="eastAsia" w:ascii="宋体" w:hAnsi="宋体" w:eastAsia="宋体" w:cs="宋体"/>
            <w:sz w:val="24"/>
          </w:rPr>
          <w:delText>与</w:delText>
        </w:r>
      </w:del>
      <w:ins w:id="55" w:author="Hu Chuan-Peng" w:date="2025-10-08T11:09:00Z">
        <w:r>
          <w:rPr>
            <w:rFonts w:hint="eastAsia" w:ascii="宋体" w:hAnsi="宋体" w:eastAsia="宋体" w:cs="宋体"/>
            <w:sz w:val="24"/>
          </w:rPr>
          <w:t>及</w:t>
        </w:r>
      </w:ins>
      <w:ins w:id="56" w:author="孙心茹" w:date="2025-10-09T08:58:47Z">
        <w:r>
          <w:rPr>
            <w:rFonts w:hint="eastAsia" w:ascii="宋体" w:hAnsi="宋体" w:eastAsia="宋体" w:cs="宋体"/>
            <w:sz w:val="24"/>
            <w:lang w:val="en-US" w:eastAsia="zh-CN"/>
          </w:rPr>
          <w:t>3</w:t>
        </w:r>
      </w:ins>
      <w:ins w:id="57" w:author="Hu Chuan-Peng" w:date="2025-10-08T11:09:00Z">
        <w:r>
          <w:rPr>
            <w:rFonts w:hint="eastAsia" w:ascii="宋体" w:hAnsi="宋体" w:eastAsia="宋体" w:cs="宋体"/>
            <w:sz w:val="24"/>
          </w:rPr>
          <w:t>个</w:t>
        </w:r>
      </w:ins>
      <w:r>
        <w:rPr>
          <w:rFonts w:hint="eastAsia" w:ascii="宋体" w:hAnsi="宋体" w:eastAsia="宋体" w:cs="宋体"/>
          <w:sz w:val="24"/>
        </w:rPr>
        <w:t>行为任务</w:t>
      </w:r>
      <w:ins w:id="58" w:author="Hu Chuan-Peng" w:date="2025-10-08T11:09:00Z">
        <w:r>
          <w:rPr>
            <w:rFonts w:hint="eastAsia" w:ascii="宋体" w:hAnsi="宋体" w:eastAsia="宋体" w:cs="宋体"/>
            <w:sz w:val="24"/>
          </w:rPr>
          <w:t>（N</w:t>
        </w:r>
      </w:ins>
      <w:ins w:id="59" w:author="Hu Chuan-Peng" w:date="2025-10-08T11:09:00Z">
        <w:r>
          <w:rPr>
            <w:rFonts w:ascii="宋体" w:hAnsi="宋体" w:eastAsia="宋体" w:cs="宋体"/>
            <w:sz w:val="24"/>
          </w:rPr>
          <w:t xml:space="preserve"> = </w:t>
        </w:r>
      </w:ins>
      <w:ins w:id="60" w:author="孙心茹" w:date="2025-10-09T08:58:51Z">
        <w:r>
          <w:rPr>
            <w:rFonts w:hint="eastAsia" w:ascii="宋体" w:hAnsi="宋体" w:eastAsia="宋体" w:cs="宋体"/>
            <w:sz w:val="24"/>
            <w:lang w:val="en-US" w:eastAsia="zh-CN"/>
          </w:rPr>
          <w:t>503</w:t>
        </w:r>
      </w:ins>
      <w:ins w:id="61" w:author="Hu Chuan-Peng" w:date="2025-10-08T11:09:00Z">
        <w:r>
          <w:rPr>
            <w:rFonts w:hint="eastAsia" w:ascii="宋体" w:hAnsi="宋体" w:eastAsia="宋体" w:cs="宋体"/>
            <w:sz w:val="24"/>
          </w:rPr>
          <w:t>），并采用数据驱动的</w:t>
        </w:r>
      </w:ins>
      <w:ins w:id="62" w:author="Hu Chuan-Peng" w:date="2025-10-08T11:10:00Z">
        <w:r>
          <w:rPr>
            <w:rFonts w:hint="eastAsia" w:ascii="宋体" w:hAnsi="宋体" w:eastAsia="宋体" w:cs="宋体"/>
            <w:sz w:val="24"/>
          </w:rPr>
          <w:t>方法试图</w:t>
        </w:r>
      </w:ins>
      <w:del w:id="63" w:author="Hu Chuan-Peng" w:date="2025-10-08T11:09:00Z">
        <w:r>
          <w:rPr>
            <w:rFonts w:hint="eastAsia" w:ascii="宋体" w:hAnsi="宋体" w:eastAsia="宋体" w:cs="宋体"/>
            <w:sz w:val="24"/>
          </w:rPr>
          <w:delText>数据</w:delText>
        </w:r>
      </w:del>
      <w:del w:id="64" w:author="Hu Chuan-Peng" w:date="2025-10-08T11:10:00Z">
        <w:r>
          <w:rPr>
            <w:rFonts w:hint="eastAsia" w:ascii="宋体" w:hAnsi="宋体" w:eastAsia="宋体" w:cs="宋体"/>
            <w:sz w:val="24"/>
          </w:rPr>
          <w:delText>，旨在</w:delText>
        </w:r>
      </w:del>
      <w:r>
        <w:rPr>
          <w:rFonts w:hint="eastAsia" w:ascii="宋体" w:hAnsi="宋体" w:eastAsia="宋体" w:cs="宋体"/>
          <w:sz w:val="24"/>
        </w:rPr>
        <w:t>回答</w:t>
      </w:r>
      <w:ins w:id="65" w:author="Hu Chuan-Peng" w:date="2025-10-08T11:10:00Z">
        <w:r>
          <w:rPr>
            <w:rFonts w:hint="eastAsia" w:ascii="宋体" w:hAnsi="宋体" w:eastAsia="宋体" w:cs="宋体"/>
            <w:sz w:val="24"/>
          </w:rPr>
          <w:t>如下三个</w:t>
        </w:r>
      </w:ins>
      <w:del w:id="66" w:author="Hu Chuan-Peng" w:date="2025-10-08T11:10:00Z">
        <w:r>
          <w:rPr>
            <w:rFonts w:hint="eastAsia" w:ascii="宋体" w:hAnsi="宋体" w:eastAsia="宋体" w:cs="宋体"/>
            <w:sz w:val="24"/>
          </w:rPr>
          <w:delText>三类</w:delText>
        </w:r>
      </w:del>
      <w:r>
        <w:rPr>
          <w:rFonts w:hint="eastAsia" w:ascii="宋体" w:hAnsi="宋体" w:eastAsia="宋体" w:cs="宋体"/>
          <w:sz w:val="24"/>
        </w:rPr>
        <w:t>问题：</w:t>
      </w:r>
      <w:ins w:id="67" w:author="Hu Chuan-Peng" w:date="2025-10-08T11:11:00Z">
        <w:r>
          <w:rPr>
            <w:rFonts w:hint="eastAsia" w:ascii="宋体" w:hAnsi="宋体" w:eastAsia="宋体" w:cs="宋体"/>
            <w:sz w:val="24"/>
          </w:rPr>
          <w:t>多种关于</w:t>
        </w:r>
      </w:ins>
      <w:r>
        <w:rPr>
          <w:rFonts w:hint="eastAsia" w:ascii="宋体" w:hAnsi="宋体" w:eastAsia="宋体" w:cs="宋体"/>
          <w:sz w:val="24"/>
        </w:rPr>
        <w:t>积极自我观</w:t>
      </w:r>
      <w:ins w:id="68" w:author="Hu Chuan-Peng" w:date="2025-10-08T11:11:00Z">
        <w:r>
          <w:rPr>
            <w:rFonts w:hint="eastAsia" w:ascii="宋体" w:hAnsi="宋体" w:eastAsia="宋体" w:cs="宋体"/>
            <w:sz w:val="24"/>
          </w:rPr>
          <w:t>的测量</w:t>
        </w:r>
      </w:ins>
      <w:ins w:id="69" w:author="Hu Chuan-Peng" w:date="2025-10-08T11:10:00Z">
        <w:r>
          <w:rPr>
            <w:rFonts w:hint="eastAsia" w:ascii="宋体" w:hAnsi="宋体" w:eastAsia="宋体" w:cs="宋体"/>
            <w:sz w:val="24"/>
          </w:rPr>
          <w:t>是否</w:t>
        </w:r>
      </w:ins>
      <w:ins w:id="70" w:author="Hu Chuan-Peng" w:date="2025-10-08T11:12:00Z">
        <w:r>
          <w:rPr>
            <w:rFonts w:hint="eastAsia" w:ascii="宋体" w:hAnsi="宋体" w:eastAsia="宋体" w:cs="宋体"/>
            <w:sz w:val="24"/>
          </w:rPr>
          <w:t>可以形成</w:t>
        </w:r>
      </w:ins>
      <w:ins w:id="71" w:author="Hu Chuan-Peng" w:date="2025-10-08T11:10:00Z">
        <w:r>
          <w:rPr>
            <w:rFonts w:hint="eastAsia" w:ascii="宋体" w:hAnsi="宋体" w:eastAsia="宋体" w:cs="宋体"/>
            <w:sz w:val="24"/>
          </w:rPr>
          <w:t>单一维度？如果不是，则</w:t>
        </w:r>
      </w:ins>
      <w:ins w:id="72" w:author="Hu Chuan-Peng" w:date="2025-10-08T11:12:00Z">
        <w:r>
          <w:rPr>
            <w:rFonts w:hint="eastAsia" w:ascii="宋体" w:hAnsi="宋体" w:eastAsia="宋体" w:cs="宋体"/>
            <w:sz w:val="24"/>
          </w:rPr>
          <w:t>积极自我观包括</w:t>
        </w:r>
      </w:ins>
      <w:del w:id="73" w:author="Hu Chuan-Peng" w:date="2025-10-08T11:10:00Z">
        <w:r>
          <w:rPr>
            <w:rFonts w:hint="eastAsia" w:ascii="宋体" w:hAnsi="宋体" w:eastAsia="宋体" w:cs="宋体"/>
            <w:sz w:val="24"/>
          </w:rPr>
          <w:delText>是什么；它包含</w:delText>
        </w:r>
      </w:del>
      <w:r>
        <w:rPr>
          <w:rFonts w:hint="eastAsia" w:ascii="宋体" w:hAnsi="宋体" w:eastAsia="宋体" w:cs="宋体"/>
          <w:sz w:val="24"/>
        </w:rPr>
        <w:t>哪些</w:t>
      </w:r>
      <w:del w:id="74" w:author="Hu Chuan-Peng" w:date="2025-10-08T11:10:00Z">
        <w:r>
          <w:rPr>
            <w:rFonts w:hint="eastAsia" w:ascii="宋体" w:hAnsi="宋体" w:eastAsia="宋体" w:cs="宋体"/>
            <w:sz w:val="24"/>
          </w:rPr>
          <w:delText>潜在</w:delText>
        </w:r>
      </w:del>
      <w:r>
        <w:rPr>
          <w:rFonts w:hint="eastAsia" w:ascii="宋体" w:hAnsi="宋体" w:eastAsia="宋体" w:cs="宋体"/>
          <w:sz w:val="24"/>
        </w:rPr>
        <w:t>维度</w:t>
      </w:r>
      <w:ins w:id="75" w:author="Hu Chuan-Peng" w:date="2025-10-08T11:11:00Z">
        <w:r>
          <w:rPr>
            <w:rFonts w:hint="eastAsia" w:ascii="宋体" w:hAnsi="宋体" w:eastAsia="宋体" w:cs="宋体"/>
            <w:sz w:val="24"/>
          </w:rPr>
          <w:t>？其各个维度是否以相同方式</w:t>
        </w:r>
      </w:ins>
      <w:del w:id="76" w:author="Hu Chuan-Peng" w:date="2025-10-08T11:10:00Z">
        <w:r>
          <w:rPr>
            <w:rFonts w:hint="eastAsia" w:ascii="宋体" w:hAnsi="宋体" w:eastAsia="宋体" w:cs="宋体"/>
            <w:sz w:val="24"/>
          </w:rPr>
          <w:delText>；</w:delText>
        </w:r>
      </w:del>
      <w:del w:id="77" w:author="Hu Chuan-Peng" w:date="2025-10-08T11:11:00Z">
        <w:r>
          <w:rPr>
            <w:rFonts w:hint="eastAsia" w:ascii="宋体" w:hAnsi="宋体" w:eastAsia="宋体" w:cs="宋体"/>
            <w:sz w:val="24"/>
          </w:rPr>
          <w:delText>以及在</w:delText>
        </w:r>
      </w:del>
      <w:r>
        <w:rPr>
          <w:rFonts w:hint="eastAsia" w:ascii="宋体" w:hAnsi="宋体" w:eastAsia="宋体" w:cs="宋体"/>
          <w:sz w:val="24"/>
        </w:rPr>
        <w:t>预测心理健康</w:t>
      </w:r>
      <w:del w:id="78" w:author="Hu Chuan-Peng" w:date="2025-10-08T11:11:00Z">
        <w:r>
          <w:rPr>
            <w:rFonts w:hint="eastAsia" w:ascii="宋体" w:hAnsi="宋体" w:eastAsia="宋体" w:cs="宋体"/>
            <w:sz w:val="24"/>
          </w:rPr>
          <w:delText>与适应方面的效力如何</w:delText>
        </w:r>
      </w:del>
      <w:r>
        <w:rPr>
          <w:rFonts w:hint="eastAsia" w:ascii="宋体" w:hAnsi="宋体" w:eastAsia="宋体" w:cs="宋体"/>
          <w:sz w:val="24"/>
        </w:rPr>
        <w:t>。相关与网络分析结果表明，自我报告与行为任务在结构上存在明显分离，反映了积极自我认知的多层表征。Bifactor 模型进一步显示，积极自我观由</w:t>
      </w:r>
      <w:del w:id="79" w:author="孙心茹" w:date="2025-10-09T09:00:40Z">
        <w:commentRangeStart w:id="0"/>
        <w:commentRangeStart w:id="1"/>
        <w:r>
          <w:rPr>
            <w:rFonts w:hint="eastAsia" w:ascii="宋体" w:hAnsi="宋体" w:eastAsia="宋体" w:cs="宋体"/>
            <w:sz w:val="24"/>
          </w:rPr>
          <w:delText>多个</w:delText>
        </w:r>
        <w:commentRangeEnd w:id="0"/>
      </w:del>
      <w:del w:id="80" w:author="孙心茹" w:date="2025-10-09T09:00:40Z">
        <w:r>
          <w:rPr>
            <w:rStyle w:val="7"/>
          </w:rPr>
          <w:commentReference w:id="0"/>
        </w:r>
        <w:commentRangeEnd w:id="1"/>
      </w:del>
      <w:del w:id="81" w:author="孙心茹" w:date="2025-10-09T09:00:40Z">
        <w:r>
          <w:rPr/>
          <w:commentReference w:id="1"/>
        </w:r>
      </w:del>
      <w:del w:id="82" w:author="孙心茹" w:date="2025-10-09T09:00:40Z">
        <w:r>
          <w:rPr>
            <w:rFonts w:hint="eastAsia" w:ascii="宋体" w:hAnsi="宋体" w:eastAsia="宋体" w:cs="宋体"/>
            <w:sz w:val="24"/>
          </w:rPr>
          <w:delText>特</w:delText>
        </w:r>
      </w:del>
      <w:ins w:id="83" w:author="孙心茹" w:date="2025-10-09T09:00:52Z">
        <w:r>
          <w:rPr>
            <w:rFonts w:hint="eastAsia" w:ascii="宋体" w:hAnsi="宋体" w:eastAsia="宋体" w:cs="宋体"/>
            <w:sz w:val="24"/>
            <w:lang w:val="en-US" w:eastAsia="zh-CN"/>
          </w:rPr>
          <w:t>特定</w:t>
        </w:r>
      </w:ins>
      <w:del w:id="84" w:author="孙心茹" w:date="2025-10-09T09:00:50Z">
        <w:r>
          <w:rPr>
            <w:rFonts w:hint="eastAsia" w:ascii="宋体" w:hAnsi="宋体" w:eastAsia="宋体" w:cs="宋体"/>
            <w:sz w:val="24"/>
          </w:rPr>
          <w:delText>定</w:delText>
        </w:r>
      </w:del>
      <w:r>
        <w:rPr>
          <w:rFonts w:hint="eastAsia" w:ascii="宋体" w:hAnsi="宋体" w:eastAsia="宋体" w:cs="宋体"/>
          <w:sz w:val="24"/>
        </w:rPr>
        <w:t>领域的因子共同</w:t>
      </w:r>
      <w:ins w:id="85" w:author="孙心茹" w:date="2025-10-09T09:00:56Z">
        <w:r>
          <w:rPr>
            <w:rFonts w:hint="eastAsia" w:ascii="宋体" w:hAnsi="宋体" w:eastAsia="宋体" w:cs="宋体"/>
            <w:sz w:val="24"/>
            <w:lang w:val="en-US" w:eastAsia="zh-CN"/>
          </w:rPr>
          <w:t>驱动</w:t>
        </w:r>
      </w:ins>
      <w:del w:id="86" w:author="孙心茹" w:date="2025-10-09T09:00:54Z">
        <w:r>
          <w:rPr>
            <w:rFonts w:hint="eastAsia" w:ascii="宋体" w:hAnsi="宋体" w:eastAsia="宋体" w:cs="宋体"/>
            <w:sz w:val="24"/>
          </w:rPr>
          <w:delText>构成</w:delText>
        </w:r>
      </w:del>
      <w:r>
        <w:rPr>
          <w:rFonts w:hint="eastAsia" w:ascii="宋体" w:hAnsi="宋体" w:eastAsia="宋体" w:cs="宋体"/>
          <w:sz w:val="24"/>
        </w:rPr>
        <w:t>，更适合被理解为一个家族式构念。</w:t>
      </w:r>
      <w:del w:id="87" w:author="孙心茹" w:date="2025-10-09T09:01:02Z">
        <w:r>
          <w:rPr>
            <w:rFonts w:hint="eastAsia" w:ascii="宋体" w:hAnsi="宋体" w:eastAsia="宋体" w:cs="宋体"/>
            <w:sz w:val="24"/>
          </w:rPr>
          <w:delText>通过</w:delText>
        </w:r>
      </w:del>
      <w:ins w:id="88" w:author="Hu Chuan-Peng" w:date="2025-10-08T11:12:00Z">
        <w:del w:id="89" w:author="孙心茹" w:date="2025-10-09T09:01:02Z">
          <w:r>
            <w:rPr>
              <w:rFonts w:hint="eastAsia" w:ascii="宋体" w:hAnsi="宋体" w:eastAsia="宋体" w:cs="宋体"/>
              <w:sz w:val="24"/>
            </w:rPr>
            <w:delText>自</w:delText>
          </w:r>
        </w:del>
      </w:ins>
      <w:ins w:id="90" w:author="Hu Chuan-Peng" w:date="2025-10-08T11:12:00Z">
        <w:del w:id="91" w:author="孙心茹" w:date="2025-10-09T09:01:01Z">
          <w:r>
            <w:rPr>
              <w:rFonts w:hint="eastAsia" w:ascii="宋体" w:hAnsi="宋体" w:eastAsia="宋体" w:cs="宋体"/>
              <w:sz w:val="24"/>
            </w:rPr>
            <w:delText>动机器学习算</w:delText>
          </w:r>
        </w:del>
      </w:ins>
      <w:ins w:id="92" w:author="Hu Chuan-Peng" w:date="2025-10-08T11:12:00Z">
        <w:del w:id="93" w:author="孙心茹" w:date="2025-10-09T09:01:00Z">
          <w:r>
            <w:rPr>
              <w:rFonts w:hint="eastAsia" w:ascii="宋体" w:hAnsi="宋体" w:eastAsia="宋体" w:cs="宋体"/>
              <w:sz w:val="24"/>
            </w:rPr>
            <w:delText>法，</w:delText>
          </w:r>
        </w:del>
      </w:ins>
      <w:ins w:id="94" w:author="Hu Chuan-Peng" w:date="2025-10-08T11:13:00Z">
        <w:r>
          <w:rPr>
            <w:rFonts w:hint="eastAsia" w:ascii="宋体" w:hAnsi="宋体" w:eastAsia="宋体" w:cs="宋体"/>
            <w:sz w:val="24"/>
          </w:rPr>
          <w:t>经</w:t>
        </w:r>
      </w:ins>
      <w:ins w:id="95" w:author="孙心茹" w:date="2025-10-09T09:00:00Z">
        <w:r>
          <w:rPr>
            <w:rFonts w:hint="eastAsia" w:ascii="宋体" w:hAnsi="宋体" w:eastAsia="宋体" w:cs="宋体"/>
            <w:sz w:val="24"/>
            <w:lang w:val="en-US" w:eastAsia="zh-CN"/>
          </w:rPr>
          <w:t>随机</w:t>
        </w:r>
      </w:ins>
      <w:ins w:id="96" w:author="孙心茹" w:date="2025-10-09T09:00:01Z">
        <w:r>
          <w:rPr>
            <w:rFonts w:hint="eastAsia" w:ascii="宋体" w:hAnsi="宋体" w:eastAsia="宋体" w:cs="宋体"/>
            <w:sz w:val="24"/>
            <w:lang w:val="en-US" w:eastAsia="zh-CN"/>
          </w:rPr>
          <w:t>数据集</w:t>
        </w:r>
      </w:ins>
      <w:ins w:id="97" w:author="孙心茹" w:date="2025-10-09T09:00:10Z">
        <w:r>
          <w:rPr>
            <w:rFonts w:hint="eastAsia" w:ascii="宋体" w:hAnsi="宋体" w:eastAsia="宋体" w:cs="宋体"/>
            <w:sz w:val="24"/>
            <w:lang w:val="en-US" w:eastAsia="zh-CN"/>
          </w:rPr>
          <w:t>共</w:t>
        </w:r>
      </w:ins>
      <w:ins w:id="98" w:author="孙心茹" w:date="2025-10-09T09:00:12Z">
        <w:r>
          <w:rPr>
            <w:rFonts w:hint="eastAsia" w:ascii="宋体" w:hAnsi="宋体" w:eastAsia="宋体" w:cs="宋体"/>
            <w:sz w:val="24"/>
            <w:lang w:val="en-US" w:eastAsia="zh-CN"/>
          </w:rPr>
          <w:t>性</w:t>
        </w:r>
      </w:ins>
      <w:ins w:id="99" w:author="孙心茹" w:date="2025-10-09T09:00:04Z">
        <w:r>
          <w:rPr>
            <w:rFonts w:hint="eastAsia" w:ascii="宋体" w:hAnsi="宋体" w:eastAsia="宋体" w:cs="宋体"/>
            <w:sz w:val="24"/>
            <w:lang w:val="en-US" w:eastAsia="zh-CN"/>
          </w:rPr>
          <w:t>分析</w:t>
        </w:r>
      </w:ins>
      <w:del w:id="100" w:author="孙心茹" w:date="2025-10-09T08:59:55Z">
        <w:commentRangeStart w:id="2"/>
        <w:commentRangeStart w:id="3"/>
        <w:r>
          <w:rPr>
            <w:rFonts w:hint="eastAsia" w:ascii="宋体" w:hAnsi="宋体" w:eastAsia="宋体" w:cs="宋体"/>
            <w:sz w:val="24"/>
          </w:rPr>
          <w:delText>SHAP</w:delText>
        </w:r>
      </w:del>
      <w:del w:id="101" w:author="孙心茹" w:date="2025-10-09T08:59:54Z">
        <w:r>
          <w:rPr>
            <w:rFonts w:hint="eastAsia" w:ascii="宋体" w:hAnsi="宋体" w:eastAsia="宋体" w:cs="宋体"/>
            <w:sz w:val="24"/>
          </w:rPr>
          <w:delText>筛选</w:delText>
        </w:r>
        <w:commentRangeEnd w:id="2"/>
      </w:del>
      <w:r>
        <w:rPr>
          <w:rFonts w:hint="eastAsia" w:ascii="宋体" w:hAnsi="宋体" w:eastAsia="宋体" w:cs="宋体"/>
          <w:sz w:val="24"/>
        </w:rPr>
        <w:commentReference w:id="2"/>
      </w:r>
      <w:commentRangeEnd w:id="3"/>
      <w:r>
        <w:rPr>
          <w:rFonts w:hint="eastAsia" w:ascii="宋体" w:hAnsi="宋体" w:eastAsia="宋体" w:cs="宋体"/>
          <w:sz w:val="24"/>
        </w:rPr>
        <w:commentReference w:id="3"/>
      </w:r>
      <w:ins w:id="102" w:author="孙心茹" w:date="2025-10-09T09:07:56Z">
        <w:r>
          <w:rPr>
            <w:rFonts w:hint="eastAsia" w:ascii="宋体" w:hAnsi="宋体" w:eastAsia="宋体" w:cs="宋体"/>
            <w:sz w:val="24"/>
            <w:lang w:eastAsia="zh-CN"/>
          </w:rPr>
          <w:t>（</w:t>
        </w:r>
      </w:ins>
      <w:ins w:id="103" w:author="孙心茹" w:date="2025-10-09T09:09:41Z">
        <w:r>
          <w:rPr>
            <w:rFonts w:hint="eastAsia" w:ascii="宋体" w:hAnsi="宋体" w:eastAsia="宋体" w:cs="宋体"/>
            <w:sz w:val="24"/>
          </w:rPr>
          <w:t>保留共性高于随机分布95%分</w:t>
        </w:r>
      </w:ins>
      <w:ins w:id="104" w:author="孙心茹" w:date="2025-10-09T09:09:41Z">
        <w:r>
          <w:rPr>
            <w:rFonts w:hint="eastAsia" w:ascii="宋体" w:hAnsi="宋体" w:eastAsia="宋体" w:cs="宋体"/>
            <w:sz w:val="24"/>
            <w:rPrChange w:id="105" w:author="孙心茹" w:date="2025-10-09T09:10:00Z">
              <w:rPr>
                <w:rFonts w:hint="eastAsia"/>
              </w:rPr>
            </w:rPrChange>
          </w:rPr>
          <w:t>位</w:t>
        </w:r>
      </w:ins>
      <w:ins w:id="107" w:author="孙心茹" w:date="2025-10-09T09:08:01Z">
        <w:r>
          <w:rPr>
            <w:rFonts w:hint="eastAsia" w:ascii="宋体" w:hAnsi="宋体" w:eastAsia="宋体" w:cs="宋体"/>
            <w:sz w:val="24"/>
            <w:lang w:val="en-US" w:eastAsia="zh-CN"/>
            <w:rPrChange w:id="108" w:author="孙心茹" w:date="2025-10-09T09:10:00Z">
              <w:rPr>
                <w:rFonts w:hint="eastAsia"/>
                <w:lang w:val="en-US" w:eastAsia="zh-CN"/>
              </w:rPr>
            </w:rPrChange>
          </w:rPr>
          <w:t>）</w:t>
        </w:r>
      </w:ins>
      <w:r>
        <w:rPr>
          <w:rFonts w:hint="eastAsia" w:ascii="宋体" w:hAnsi="宋体" w:eastAsia="宋体" w:cs="宋体"/>
          <w:sz w:val="24"/>
        </w:rPr>
        <w:t>保留的条目的EFA分析结果表明积极自我观由</w:t>
      </w:r>
      <w:ins w:id="110" w:author="孙心茹" w:date="2025-10-09T09:01:15Z">
        <w:r>
          <w:rPr>
            <w:rFonts w:hint="eastAsia" w:ascii="宋体" w:hAnsi="宋体" w:eastAsia="宋体" w:cs="宋体"/>
            <w:sz w:val="24"/>
            <w:lang w:val="en-US" w:eastAsia="zh-CN"/>
          </w:rPr>
          <w:t>8</w:t>
        </w:r>
      </w:ins>
      <w:ins w:id="111" w:author="孙心茹" w:date="2025-10-09T09:01:17Z">
        <w:r>
          <w:rPr>
            <w:rFonts w:hint="eastAsia" w:ascii="宋体" w:hAnsi="宋体" w:eastAsia="宋体" w:cs="宋体"/>
            <w:sz w:val="24"/>
            <w:lang w:val="en-US" w:eastAsia="zh-CN"/>
          </w:rPr>
          <w:t>个</w:t>
        </w:r>
      </w:ins>
      <w:del w:id="112" w:author="孙心茹" w:date="2025-10-09T09:01:14Z">
        <w:r>
          <w:rPr>
            <w:rFonts w:hint="eastAsia" w:ascii="宋体" w:hAnsi="宋体" w:eastAsia="宋体" w:cs="宋体"/>
            <w:sz w:val="24"/>
          </w:rPr>
          <w:delText>若</w:delText>
        </w:r>
      </w:del>
      <w:del w:id="113" w:author="孙心茹" w:date="2025-10-09T09:01:13Z">
        <w:r>
          <w:rPr>
            <w:rFonts w:hint="eastAsia" w:ascii="宋体" w:hAnsi="宋体" w:eastAsia="宋体" w:cs="宋体"/>
            <w:sz w:val="24"/>
          </w:rPr>
          <w:delText>干</w:delText>
        </w:r>
      </w:del>
      <w:r>
        <w:rPr>
          <w:rFonts w:hint="eastAsia" w:ascii="宋体" w:hAnsi="宋体" w:eastAsia="宋体" w:cs="宋体"/>
          <w:sz w:val="24"/>
        </w:rPr>
        <w:t>相对独立的因子构成，且模型拟合表现良好；</w:t>
      </w:r>
      <w:ins w:id="114" w:author="孙心茹" w:date="2025-10-09T09:01:30Z">
        <w:r>
          <w:rPr>
            <w:rFonts w:hint="eastAsia" w:ascii="宋体" w:hAnsi="宋体" w:eastAsia="宋体" w:cs="宋体"/>
            <w:sz w:val="24"/>
            <w:lang w:val="en-US" w:eastAsia="zh-CN"/>
          </w:rPr>
          <w:t>自动</w:t>
        </w:r>
      </w:ins>
      <w:ins w:id="115" w:author="孙心茹" w:date="2025-10-09T09:01:32Z">
        <w:r>
          <w:rPr>
            <w:rFonts w:hint="eastAsia" w:ascii="宋体" w:hAnsi="宋体" w:eastAsia="宋体" w:cs="宋体"/>
            <w:sz w:val="24"/>
            <w:lang w:val="en-US" w:eastAsia="zh-CN"/>
          </w:rPr>
          <w:t>机器学习</w:t>
        </w:r>
      </w:ins>
      <w:ins w:id="116" w:author="孙心茹" w:date="2025-10-09T09:01:36Z">
        <w:r>
          <w:rPr>
            <w:rFonts w:hint="eastAsia" w:ascii="宋体" w:hAnsi="宋体" w:eastAsia="宋体" w:cs="宋体"/>
            <w:sz w:val="24"/>
            <w:lang w:val="en-US" w:eastAsia="zh-CN"/>
          </w:rPr>
          <w:t>分析</w:t>
        </w:r>
      </w:ins>
      <w:ins w:id="117" w:author="孙心茹" w:date="2025-10-09T09:01:38Z">
        <w:r>
          <w:rPr>
            <w:rFonts w:hint="eastAsia" w:ascii="宋体" w:hAnsi="宋体" w:eastAsia="宋体" w:cs="宋体"/>
            <w:sz w:val="24"/>
            <w:lang w:val="en-US" w:eastAsia="zh-CN"/>
          </w:rPr>
          <w:t>表明</w:t>
        </w:r>
      </w:ins>
      <w:del w:id="118" w:author="孙心茹" w:date="2025-10-09T09:02:02Z">
        <w:r>
          <w:rPr>
            <w:rFonts w:hint="eastAsia" w:ascii="宋体" w:hAnsi="宋体" w:eastAsia="宋体" w:cs="宋体"/>
            <w:sz w:val="24"/>
          </w:rPr>
          <w:delText>但</w:delText>
        </w:r>
      </w:del>
      <w:del w:id="119" w:author="Hu Chuan-Peng" w:date="2025-10-08T11:13:00Z">
        <w:r>
          <w:rPr>
            <w:rFonts w:hint="eastAsia" w:ascii="宋体" w:hAnsi="宋体" w:eastAsia="宋体" w:cs="宋体"/>
            <w:sz w:val="24"/>
          </w:rPr>
          <w:delText>基于这些测量的AutoML预测表明，</w:delText>
        </w:r>
      </w:del>
      <w:r>
        <w:rPr>
          <w:rFonts w:hint="eastAsia" w:ascii="宋体" w:hAnsi="宋体" w:eastAsia="宋体" w:cs="宋体"/>
          <w:sz w:val="24"/>
        </w:rPr>
        <w:t>积极自我观对个体心理健康的直接预测力有限。综合来看，积极自我观在结构上体现家族相似性（family resemblance），在功能上展现系统协同（system-like interaction），揭示了其作为多维心理系统的层次性与复杂性。本研究为理解积极自我认知的结构—功能整合提供了实证证据，并为未来多方法融合的心理测量研究提供了启示。</w:t>
      </w:r>
    </w:p>
    <w:p w14:paraId="5CF3B402"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关键词：</w:t>
      </w:r>
      <w:r>
        <w:rPr>
          <w:rFonts w:hint="eastAsia" w:ascii="宋体" w:hAnsi="宋体" w:eastAsia="宋体" w:cs="宋体"/>
          <w:sz w:val="24"/>
        </w:rPr>
        <w:t>积极自我观；家族式构念；AutoML；心理健康</w:t>
      </w:r>
    </w:p>
    <w:p w14:paraId="5866EA33"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⸻</w:t>
      </w:r>
    </w:p>
    <w:p w14:paraId="17529D58">
      <w:pPr>
        <w:spacing w:line="360" w:lineRule="auto"/>
        <w:rPr>
          <w:rFonts w:ascii="宋体" w:hAnsi="宋体" w:eastAsia="宋体" w:cs="宋体"/>
          <w:sz w:val="24"/>
        </w:rPr>
      </w:pPr>
    </w:p>
    <w:p w14:paraId="246136E3">
      <w:pPr>
        <w:spacing w:line="360" w:lineRule="auto"/>
        <w:jc w:val="center"/>
        <w:rPr>
          <w:ins w:id="120" w:author="孙心茹" w:date="2025-10-09T09:14:22Z"/>
          <w:rFonts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ascii="Times New Roman Bold" w:hAnsi="Times New Roman Bold" w:eastAsia="宋体" w:cs="Times New Roman Bold"/>
          <w:b/>
          <w:bCs/>
          <w:sz w:val="28"/>
          <w:szCs w:val="28"/>
        </w:rPr>
        <w:t>The Multidimensionality and Functionality of Positive Self-View: Evidence from Data-Driven Analyses</w:t>
      </w:r>
    </w:p>
    <w:p w14:paraId="2F74BD96">
      <w:pPr>
        <w:spacing w:line="360" w:lineRule="auto"/>
        <w:jc w:val="center"/>
        <w:rPr>
          <w:ins w:id="121" w:author="孙心茹" w:date="2025-10-09T09:25:34Z"/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ins w:id="122" w:author="孙心茹" w:date="2025-10-09T09:15:30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S</w:t>
        </w:r>
      </w:ins>
      <w:ins w:id="123" w:author="孙心茹" w:date="2025-10-09T09:15:32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u</w:t>
        </w:r>
      </w:ins>
      <w:ins w:id="124" w:author="孙心茹" w:date="2025-10-09T09:15:33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n</w:t>
        </w:r>
      </w:ins>
      <w:ins w:id="125" w:author="孙心茹" w:date="2025-10-09T09:15:34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 xml:space="preserve"> </w:t>
        </w:r>
      </w:ins>
      <w:ins w:id="126" w:author="孙心茹" w:date="2025-10-09T09:15:35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X</w:t>
        </w:r>
      </w:ins>
      <w:ins w:id="127" w:author="孙心茹" w:date="2025-10-09T09:15:36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in</w:t>
        </w:r>
      </w:ins>
      <w:ins w:id="128" w:author="孙心茹" w:date="2025-10-09T09:23:39Z">
        <w:r>
          <w:rPr>
            <w:rFonts w:hint="eastAsia" w:ascii="Times New Roman" w:hAnsi="Times New Roman" w:eastAsia="宋体" w:cs="Times New Roman"/>
            <w:b w:val="0"/>
            <w:bCs w:val="0"/>
            <w:sz w:val="21"/>
            <w:szCs w:val="21"/>
            <w:lang w:val="en-US" w:eastAsia="zh-CN"/>
          </w:rPr>
          <w:t>r</w:t>
        </w:r>
      </w:ins>
      <w:ins w:id="129" w:author="孙心茹" w:date="2025-10-09T09:15:40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u</w:t>
        </w:r>
      </w:ins>
      <w:ins w:id="130" w:author="孙心茹" w:date="2025-10-09T09:14:42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vertAlign w:val="superscript"/>
          </w:rPr>
          <w:t>1</w:t>
        </w:r>
      </w:ins>
      <w:ins w:id="131" w:author="孙心茹" w:date="2025-10-09T09:14:42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</w:rPr>
          <w:t xml:space="preserve">, </w:t>
        </w:r>
      </w:ins>
      <w:ins w:id="132" w:author="孙心茹" w:date="2025-10-09T09:15:53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Di</w:t>
        </w:r>
      </w:ins>
      <w:ins w:id="133" w:author="孙心茹" w:date="2025-10-09T09:15:54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ng</w:t>
        </w:r>
      </w:ins>
      <w:ins w:id="134" w:author="孙心茹" w:date="2025-10-09T09:15:55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 xml:space="preserve"> </w:t>
        </w:r>
      </w:ins>
      <w:ins w:id="135" w:author="孙心茹" w:date="2025-10-09T09:15:56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Y</w:t>
        </w:r>
      </w:ins>
      <w:ins w:id="136" w:author="孙心茹" w:date="2025-10-09T09:15:57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i</w:t>
        </w:r>
      </w:ins>
      <w:ins w:id="137" w:author="孙心茹" w:date="2025-10-09T09:14:42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</w:rPr>
          <w:t xml:space="preserve">, </w:t>
        </w:r>
      </w:ins>
      <w:ins w:id="138" w:author="孙心茹" w:date="2025-10-09T09:16:03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S</w:t>
        </w:r>
      </w:ins>
      <w:ins w:id="139" w:author="孙心茹" w:date="2025-10-09T09:16:04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u</w:t>
        </w:r>
      </w:ins>
      <w:ins w:id="140" w:author="孙心茹" w:date="2025-10-09T09:16:05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 xml:space="preserve">n </w:t>
        </w:r>
      </w:ins>
      <w:ins w:id="141" w:author="孙心茹" w:date="2025-10-09T09:16:06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S</w:t>
        </w:r>
      </w:ins>
      <w:ins w:id="142" w:author="孙心茹" w:date="2025-10-09T09:16:07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hu</w:t>
        </w:r>
      </w:ins>
      <w:ins w:id="143" w:author="孙心茹" w:date="2025-10-09T09:23:44Z">
        <w:r>
          <w:rPr>
            <w:rFonts w:hint="eastAsia" w:ascii="Times New Roman" w:hAnsi="Times New Roman" w:eastAsia="宋体" w:cs="Times New Roman"/>
            <w:b w:val="0"/>
            <w:bCs w:val="0"/>
            <w:sz w:val="21"/>
            <w:szCs w:val="21"/>
            <w:lang w:val="en-US" w:eastAsia="zh-CN"/>
          </w:rPr>
          <w:t>t</w:t>
        </w:r>
      </w:ins>
      <w:ins w:id="144" w:author="孙心茹" w:date="2025-10-09T09:16:11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ing</w:t>
        </w:r>
      </w:ins>
      <w:ins w:id="145" w:author="孙心茹" w:date="2025-10-09T09:14:42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</w:rPr>
          <w:t>, Jie Sui, Hu Chuan-Peng1*</w:t>
        </w:r>
      </w:ins>
    </w:p>
    <w:p w14:paraId="479A0745">
      <w:pPr>
        <w:spacing w:line="360" w:lineRule="auto"/>
        <w:jc w:val="center"/>
        <w:rPr>
          <w:ins w:id="146" w:author="孙心茹" w:date="2025-10-09T09:14:42Z"/>
          <w:rFonts w:hint="default" w:ascii="Times New Roman" w:hAnsi="Times New Roman" w:eastAsia="宋体" w:cs="Times New Roman"/>
          <w:b w:val="0"/>
          <w:bCs w:val="0"/>
          <w:sz w:val="21"/>
          <w:szCs w:val="21"/>
          <w:rPrChange w:id="147" w:author="孙心茹" w:date="2025-10-09T09:15:05Z">
            <w:rPr>
              <w:ins w:id="148" w:author="孙心茹" w:date="2025-10-09T09:14:42Z"/>
              <w:rFonts w:hint="eastAsia" w:ascii="Times New Roman Bold" w:hAnsi="Times New Roman Bold" w:eastAsia="宋体" w:cs="Times New Roman Bold"/>
              <w:b/>
              <w:bCs/>
              <w:sz w:val="28"/>
              <w:szCs w:val="28"/>
            </w:rPr>
          </w:rPrChange>
        </w:rPr>
      </w:pPr>
      <w:ins w:id="149" w:author="孙心茹" w:date="2025-10-09T09:25:35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</w:rPr>
          <w:t>1</w:t>
        </w:r>
      </w:ins>
      <w:ins w:id="150" w:author="孙心茹" w:date="2025-10-09T09:25:35Z">
        <w:r>
          <w:rPr>
            <w:rFonts w:hint="eastAsia" w:ascii="Times New Roman" w:hAnsi="Times New Roman" w:eastAsia="宋体" w:cs="Times New Roman"/>
            <w:b w:val="0"/>
            <w:bCs w:val="0"/>
            <w:sz w:val="21"/>
            <w:szCs w:val="21"/>
            <w:lang w:val="en-US" w:eastAsia="zh-CN"/>
          </w:rPr>
          <w:t xml:space="preserve"> </w:t>
        </w:r>
      </w:ins>
      <w:ins w:id="151" w:author="孙心茹" w:date="2025-10-09T09:25:35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</w:rPr>
          <w:t>School of Psychology</w:t>
        </w:r>
      </w:ins>
      <w:ins w:id="152" w:author="孙心茹" w:date="2025-10-09T09:25:35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 xml:space="preserve">, </w:t>
        </w:r>
      </w:ins>
      <w:ins w:id="153" w:author="孙心茹" w:date="2025-10-09T09:25:35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</w:rPr>
          <w:t>Nanjing Normal University, 210024 Nanjing, China</w:t>
        </w:r>
      </w:ins>
    </w:p>
    <w:p w14:paraId="7C2347AE">
      <w:pPr>
        <w:spacing w:line="360" w:lineRule="auto"/>
        <w:jc w:val="center"/>
        <w:rPr>
          <w:rFonts w:ascii="Times New Roman" w:hAnsi="Times New Roman" w:eastAsia="宋体" w:cs="Times New Roman"/>
          <w:b w:val="0"/>
          <w:bCs w:val="0"/>
          <w:sz w:val="21"/>
          <w:szCs w:val="21"/>
        </w:rPr>
        <w:pPrChange w:id="154" w:author="孙心茹" w:date="2025-10-09T09:24:58Z">
          <w:pPr>
            <w:spacing w:line="360" w:lineRule="auto"/>
            <w:jc w:val="center"/>
          </w:pPr>
        </w:pPrChange>
      </w:pPr>
      <w:ins w:id="155" w:author="孙心茹" w:date="2025-10-09T09:14:42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rPrChange w:id="156" w:author="孙心茹" w:date="2025-10-09T09:15:05Z">
              <w:rPr>
                <w:rFonts w:hint="eastAsia" w:ascii="Times New Roman Bold" w:hAnsi="Times New Roman Bold" w:eastAsia="宋体" w:cs="Times New Roman Bold"/>
                <w:b/>
                <w:bCs/>
                <w:sz w:val="28"/>
                <w:szCs w:val="28"/>
              </w:rPr>
            </w:rPrChange>
          </w:rPr>
          <w:t>1</w:t>
        </w:r>
      </w:ins>
      <w:ins w:id="158" w:author="孙心茹" w:date="2025-10-09T09:24:54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</w:rPr>
          <w:t>*</w:t>
        </w:r>
      </w:ins>
      <w:ins w:id="159" w:author="孙心茹" w:date="2025-10-09T09:24:55Z">
        <w:r>
          <w:rPr>
            <w:rFonts w:hint="eastAsia" w:ascii="Times New Roman" w:hAnsi="Times New Roman" w:eastAsia="宋体" w:cs="Times New Roman"/>
            <w:b w:val="0"/>
            <w:bCs w:val="0"/>
            <w:sz w:val="21"/>
            <w:szCs w:val="21"/>
            <w:lang w:val="en-US" w:eastAsia="zh-CN"/>
          </w:rPr>
          <w:t xml:space="preserve"> </w:t>
        </w:r>
      </w:ins>
      <w:ins w:id="160" w:author="孙心茹" w:date="2025-10-09T09:14:42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</w:rPr>
          <w:t>School of Psychology</w:t>
        </w:r>
      </w:ins>
      <w:ins w:id="161" w:author="孙心茹" w:date="2025-10-09T09:25:09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,</w:t>
        </w:r>
      </w:ins>
      <w:ins w:id="162" w:author="孙心茹" w:date="2025-10-09T09:25:10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 xml:space="preserve"> </w:t>
        </w:r>
      </w:ins>
      <w:ins w:id="163" w:author="孙心茹" w:date="2025-10-09T09:14:42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</w:rPr>
          <w:t>Nanjing Normal University, 210024 Nanjing, China</w:t>
        </w:r>
      </w:ins>
      <w:ins w:id="164" w:author="孙心茹" w:date="2025-10-09T09:25:02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>,</w:t>
        </w:r>
      </w:ins>
      <w:ins w:id="165" w:author="孙心茹" w:date="2025-10-09T09:25:12Z"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  <w:lang w:val="en-US"/>
          </w:rPr>
          <w:t xml:space="preserve"> </w:t>
        </w:r>
      </w:ins>
      <w:ins w:id="166" w:author="孙心茹" w:date="2025-10-09T09:14:42Z">
        <w:bookmarkStart w:id="0" w:name="_GoBack"/>
        <w:r>
          <w:rPr>
            <w:rFonts w:hint="default" w:ascii="Times New Roman" w:hAnsi="Times New Roman" w:eastAsia="宋体" w:cs="Times New Roman"/>
            <w:b w:val="0"/>
            <w:bCs w:val="0"/>
            <w:sz w:val="21"/>
            <w:szCs w:val="21"/>
          </w:rPr>
          <w:t>Email: hcp4715@hotmail.com</w:t>
        </w:r>
      </w:ins>
    </w:p>
    <w:bookmarkEnd w:id="0"/>
    <w:p w14:paraId="51967C78">
      <w:pPr>
        <w:spacing w:line="360" w:lineRule="auto"/>
        <w:rPr>
          <w:rFonts w:ascii="Times New Roman Regular" w:hAnsi="Times New Roman Regular" w:eastAsia="宋体" w:cs="Times New Roman Regular"/>
          <w:sz w:val="24"/>
        </w:rPr>
      </w:pPr>
      <w:r>
        <w:rPr>
          <w:rFonts w:ascii="Times New Roman Regular" w:hAnsi="Times New Roman Regular" w:eastAsia="宋体" w:cs="Times New Roman Regular"/>
          <w:sz w:val="24"/>
        </w:rPr>
        <w:t>Abstract:Positive self-view is an important psychological resource that promotes individual adaptation and mental health, yet its definition, internal structure, and functional significance remain debated. Using a data-driven approach, the present study integrated self-report and behavioral task data to address three core questions: What is positive self-view? What latent dimensions does it contain? and How effective is it in predicting mental health and adaptation? Correlation and network analyses revealed a clear structural separation between self-report and behavioral indicators, reflecting the multilayered nature of positive self-representation. Results from a bifactor model further indicated that positive self-view consists of several domain-specific factors and is better conceptualized as a family resemblance construct. Exploratory factor analysis (EFA) based on SHAP-selected items showed that positive self-view comprises multiple relatively independent factors with satisfactory model fit. However, AutoML-based prediction suggested that the direct predictive power of positive self-view for mental health outcomes is limited. Overall, positive self-view demonstrates structural multiplicity through family resemblance and functional coherence through system-like interactions, revealing its hierarchical and complex nature as a multidimensional psychological system. This study provides empirical evidence for the structural–functional integration of positive self-representation and offers methodological insights for future multimethod approaches in psychological measurement.</w:t>
      </w:r>
    </w:p>
    <w:p w14:paraId="58383838">
      <w:pPr>
        <w:spacing w:line="360" w:lineRule="auto"/>
        <w:rPr>
          <w:rFonts w:ascii="Times New Roman Regular" w:hAnsi="Times New Roman Regular" w:eastAsia="宋体" w:cs="Times New Roman Regular"/>
          <w:sz w:val="24"/>
        </w:rPr>
      </w:pPr>
      <w:r>
        <w:rPr>
          <w:rFonts w:ascii="Times New Roman Regular" w:hAnsi="Times New Roman Regular" w:eastAsia="宋体" w:cs="Times New Roman Regular"/>
          <w:sz w:val="24"/>
        </w:rPr>
        <w:t>Keywords: positive self-view; family resemblance; AutoML; mental health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u Chuan-Peng" w:date="2025-10-08T11:12:00Z" w:initials="">
    <w:p w14:paraId="4CF2CE56">
      <w:pPr>
        <w:pStyle w:val="2"/>
      </w:pPr>
      <w:r>
        <w:rPr>
          <w:rFonts w:hint="eastAsia"/>
        </w:rPr>
        <w:t>几个？</w:t>
      </w:r>
    </w:p>
  </w:comment>
  <w:comment w:id="1" w:author="孙心茹" w:date="2025-10-08T17:10:37Z" w:initials="">
    <w:p w14:paraId="6351E988">
      <w:pPr>
        <w:pStyle w:val="2"/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EGA</w:t>
      </w:r>
      <w:r>
        <w:rPr>
          <w:rFonts w:hint="eastAsia"/>
          <w:lang w:val="en-US" w:eastAsia="zh-CN"/>
        </w:rPr>
        <w:t>网络分析保留了7个社群</w:t>
      </w:r>
    </w:p>
  </w:comment>
  <w:comment w:id="2" w:author="Hu Chuan-Peng" w:date="2025-10-08T11:13:00Z" w:initials="">
    <w:p w14:paraId="307CFDD9">
      <w:pPr>
        <w:pStyle w:val="2"/>
      </w:pPr>
      <w:r>
        <w:rPr>
          <w:rFonts w:hint="eastAsia"/>
        </w:rPr>
        <w:t>筛选的标准是什么？</w:t>
      </w:r>
    </w:p>
  </w:comment>
  <w:comment w:id="3" w:author="孙心茹" w:date="2025-10-08T17:09:21Z" w:initials="">
    <w:p w14:paraId="37F8D5D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按照我们上次讨论来看，shap值似乎存在问题。那这里使用</w:t>
      </w:r>
      <w:r>
        <w:rPr>
          <w:rFonts w:hint="default"/>
          <w:lang w:val="en-US" w:eastAsia="zh-CN"/>
        </w:rPr>
        <w:t>EGA</w:t>
      </w:r>
      <w:r>
        <w:rPr>
          <w:rFonts w:hint="eastAsia"/>
          <w:lang w:val="en-US" w:eastAsia="zh-CN"/>
        </w:rPr>
        <w:t>网络分析方法可以吗？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CF2CE56" w15:done="0"/>
  <w15:commentEx w15:paraId="6351E988" w15:done="0" w15:paraIdParent="4CF2CE56"/>
  <w15:commentEx w15:paraId="307CFDD9" w15:done="0"/>
  <w15:commentEx w15:paraId="37F8D5D9" w15:done="0" w15:paraIdParent="307CFDD9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Hei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u Chuan-Peng">
    <w15:presenceInfo w15:providerId="Windows Live" w15:userId="b3f3f6a417be6905"/>
  </w15:person>
  <w15:person w15:author="孙心茹">
    <w15:presenceInfo w15:providerId="WPS Office" w15:userId="1263121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8F118F"/>
    <w:rsid w:val="006610A9"/>
    <w:rsid w:val="006A7A1F"/>
    <w:rsid w:val="008929BC"/>
    <w:rsid w:val="00A01EEF"/>
    <w:rsid w:val="62B3E0F1"/>
    <w:rsid w:val="73BFC331"/>
    <w:rsid w:val="7EFCB70C"/>
    <w:rsid w:val="DFAFBC84"/>
    <w:rsid w:val="EF8F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uiPriority w:val="0"/>
    <w:rPr>
      <w:sz w:val="20"/>
      <w:szCs w:val="20"/>
    </w:rPr>
  </w:style>
  <w:style w:type="paragraph" w:styleId="3">
    <w:name w:val="annotation subject"/>
    <w:basedOn w:val="2"/>
    <w:next w:val="2"/>
    <w:link w:val="10"/>
    <w:uiPriority w:val="0"/>
    <w:rPr>
      <w:b/>
      <w:bCs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annotation reference"/>
    <w:basedOn w:val="5"/>
    <w:uiPriority w:val="0"/>
    <w:rPr>
      <w:sz w:val="16"/>
      <w:szCs w:val="16"/>
    </w:rPr>
  </w:style>
  <w:style w:type="paragraph" w:customStyle="1" w:styleId="8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9">
    <w:name w:val="Comment Text Char"/>
    <w:basedOn w:val="5"/>
    <w:link w:val="2"/>
    <w:uiPriority w:val="0"/>
    <w:rPr>
      <w:rFonts w:asciiTheme="minorHAnsi" w:hAnsiTheme="minorHAnsi" w:eastAsiaTheme="minorEastAsia" w:cstheme="minorBidi"/>
      <w:kern w:val="2"/>
      <w:lang w:val="en-US"/>
    </w:rPr>
  </w:style>
  <w:style w:type="character" w:customStyle="1" w:styleId="10">
    <w:name w:val="Comment Subject Char"/>
    <w:basedOn w:val="9"/>
    <w:link w:val="3"/>
    <w:uiPriority w:val="0"/>
    <w:rPr>
      <w:rFonts w:asciiTheme="minorHAnsi" w:hAnsiTheme="minorHAnsi" w:eastAsiaTheme="minorEastAsia" w:cstheme="minorBidi"/>
      <w:b/>
      <w:bCs/>
      <w:kern w:val="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368</Words>
  <Characters>2104</Characters>
  <Lines>1</Lines>
  <Paragraphs>1</Paragraphs>
  <TotalTime>2</TotalTime>
  <ScaleCrop>false</ScaleCrop>
  <LinksUpToDate>false</LinksUpToDate>
  <CharactersWithSpaces>2468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2025-10-08T19:27:00Z</dcterms:created>
  <dc:creator>孙心茹</dc:creator>
  <cp:lastModifiedBy>孙心茹</cp:lastModifiedBy>
  <dcterms:modified xsi:type="dcterms:W3CDTF">2025-10-09T09:27:34Z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77C2DDFF3DBF1213CE2AE6689E550DAF_43</vt:lpwstr>
  </property>
</Properties>
</file>