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2F871">
      <w:pPr>
        <w:spacing w:line="360" w:lineRule="auto"/>
        <w:jc w:val="center"/>
        <w:rPr>
          <w:rFonts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积极自我观的测量：来自数据驱动的证据</w:t>
      </w:r>
    </w:p>
    <w:p w14:paraId="73EEFB49"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孙心茹，丁一，孙淑婷，胡传鹏</w:t>
      </w:r>
      <w:r>
        <w:rPr>
          <w:rFonts w:hint="eastAsia" w:ascii="宋体" w:hAnsi="宋体" w:eastAsia="宋体" w:cs="宋体"/>
          <w:color w:val="FF0000"/>
          <w:szCs w:val="21"/>
          <w:vertAlign w:val="superscript"/>
        </w:rPr>
        <w:t>*</w:t>
      </w:r>
    </w:p>
    <w:p w14:paraId="11A4D233"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（南京师范大学心理学院，南京，</w:t>
      </w:r>
      <w:r>
        <w:rPr>
          <w:rFonts w:ascii="宋体" w:hAnsi="宋体" w:eastAsia="宋体" w:cs="宋体"/>
          <w:color w:val="FF0000"/>
          <w:szCs w:val="21"/>
        </w:rPr>
        <w:t>210024</w:t>
      </w:r>
      <w:r>
        <w:rPr>
          <w:rFonts w:hint="eastAsia" w:ascii="宋体" w:hAnsi="宋体" w:eastAsia="宋体" w:cs="宋体"/>
          <w:color w:val="FF0000"/>
          <w:szCs w:val="21"/>
        </w:rPr>
        <w:t>）</w:t>
      </w:r>
    </w:p>
    <w:p w14:paraId="0C99ADF4"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  <w:vertAlign w:val="superscript"/>
        </w:rPr>
        <w:t>*</w:t>
      </w:r>
      <w:r>
        <w:rPr>
          <w:rFonts w:hint="eastAsia" w:ascii="宋体" w:hAnsi="宋体" w:eastAsia="宋体" w:cs="宋体"/>
          <w:color w:val="FF0000"/>
          <w:szCs w:val="21"/>
        </w:rPr>
        <w:t>通讯作者邮箱：hcp4715@hotmail.com</w:t>
      </w:r>
    </w:p>
    <w:p w14:paraId="708A1794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摘要：</w:t>
      </w:r>
      <w:r>
        <w:rPr>
          <w:rFonts w:hint="eastAsia" w:ascii="Times New Roman" w:hAnsi="Times New Roman" w:eastAsia="宋体" w:cs="Times New Roman"/>
          <w:sz w:val="24"/>
        </w:rPr>
        <w:t>积极自我观（</w:t>
      </w:r>
      <w:r>
        <w:rPr>
          <w:rFonts w:ascii="Times New Roman" w:hAnsi="Times New Roman" w:eastAsia="宋体" w:cs="Times New Roman"/>
          <w:sz w:val="24"/>
        </w:rPr>
        <w:t>positive self-view</w:t>
      </w:r>
      <w:r>
        <w:rPr>
          <w:rFonts w:hint="eastAsia" w:ascii="Times New Roman" w:hAnsi="Times New Roman" w:eastAsia="宋体" w:cs="Times New Roman"/>
          <w:sz w:val="24"/>
        </w:rPr>
        <w:t>）指的是个体对自身特质、能力和价值的正向认知与情感评价</w:t>
      </w:r>
      <w:del w:id="0" w:author="Hu Chuan-Peng" w:date="2025-10-09T10:05:00Z">
        <w:r>
          <w:rPr>
            <w:rFonts w:hint="eastAsia" w:ascii="Times New Roman" w:hAnsi="Times New Roman" w:eastAsia="宋体" w:cs="Times New Roman"/>
            <w:sz w:val="24"/>
          </w:rPr>
          <w:delText>，体现了自我接纳、自我效能和自我关怀等心理特征，</w:delText>
        </w:r>
      </w:del>
      <w:del w:id="1" w:author="Hu Chuan-Peng" w:date="2025-10-08T11:05:00Z">
        <w:r>
          <w:rPr>
            <w:rFonts w:hint="eastAsia" w:ascii="Times New Roman" w:hAnsi="Times New Roman" w:eastAsia="宋体" w:cs="Times New Roman"/>
            <w:sz w:val="24"/>
          </w:rPr>
          <w:delText>是促进</w:delText>
        </w:r>
      </w:del>
      <w:del w:id="2" w:author="Hu Chuan-Peng" w:date="2025-10-09T10:05:00Z">
        <w:r>
          <w:rPr>
            <w:rFonts w:hint="eastAsia" w:ascii="Times New Roman" w:hAnsi="Times New Roman" w:eastAsia="宋体" w:cs="Times New Roman"/>
            <w:sz w:val="24"/>
          </w:rPr>
          <w:delText>个体适应与心理健康</w:delText>
        </w:r>
      </w:del>
      <w:del w:id="3" w:author="Hu Chuan-Peng" w:date="2025-10-08T11:05:00Z">
        <w:r>
          <w:rPr>
            <w:rFonts w:hint="eastAsia" w:ascii="Times New Roman" w:hAnsi="Times New Roman" w:eastAsia="宋体" w:cs="Times New Roman"/>
            <w:sz w:val="24"/>
          </w:rPr>
          <w:delText>的重要心理资源</w:delText>
        </w:r>
      </w:del>
      <w:ins w:id="4" w:author="Hu Chuan-Peng" w:date="2025-10-08T11:05:00Z">
        <w:r>
          <w:rPr>
            <w:rFonts w:hint="eastAsia" w:ascii="Times New Roman" w:hAnsi="Times New Roman" w:eastAsia="宋体" w:cs="Times New Roman"/>
            <w:sz w:val="24"/>
          </w:rPr>
          <w:t>。</w:t>
        </w:r>
      </w:ins>
      <w:del w:id="5" w:author="Hu Chuan-Peng" w:date="2025-10-08T11:05:00Z">
        <w:r>
          <w:rPr>
            <w:rFonts w:hint="eastAsia" w:ascii="Times New Roman" w:hAnsi="Times New Roman" w:eastAsia="宋体" w:cs="Times New Roman"/>
            <w:sz w:val="24"/>
          </w:rPr>
          <w:delText>，</w:delText>
        </w:r>
      </w:del>
      <w:r>
        <w:rPr>
          <w:rFonts w:hint="eastAsia" w:ascii="Times New Roman" w:hAnsi="Times New Roman" w:eastAsia="宋体" w:cs="Times New Roman"/>
          <w:sz w:val="24"/>
        </w:rPr>
        <w:t>但先前研究采用多种工具测量积极自我观，因此如何准确地</w:t>
      </w:r>
      <w:ins w:id="6" w:author="Hu Chuan-Peng" w:date="2025-10-09T10:09:00Z">
        <w:r>
          <w:rPr>
            <w:rFonts w:hint="eastAsia" w:ascii="Times New Roman" w:hAnsi="Times New Roman" w:eastAsia="宋体" w:cs="Times New Roman"/>
            <w:sz w:val="24"/>
          </w:rPr>
          <w:t>定义并</w:t>
        </w:r>
      </w:ins>
      <w:r>
        <w:rPr>
          <w:rFonts w:hint="eastAsia" w:ascii="Times New Roman" w:hAnsi="Times New Roman" w:eastAsia="宋体" w:cs="Times New Roman"/>
          <w:sz w:val="24"/>
        </w:rPr>
        <w:t>测量该构念仍存在争议。</w:t>
      </w:r>
      <w:del w:id="7" w:author="Hu Chuan-Peng" w:date="2025-10-09T10:09:00Z">
        <w:r>
          <w:rPr>
            <w:rFonts w:hint="eastAsia" w:ascii="Times New Roman" w:hAnsi="Times New Roman" w:eastAsia="宋体" w:cs="Times New Roman"/>
            <w:sz w:val="24"/>
          </w:rPr>
          <w:delText>为解决这一问题，</w:delText>
        </w:r>
      </w:del>
      <w:r>
        <w:rPr>
          <w:rFonts w:hint="eastAsia" w:ascii="Times New Roman" w:hAnsi="Times New Roman" w:eastAsia="宋体" w:cs="Times New Roman"/>
          <w:sz w:val="24"/>
        </w:rPr>
        <w:t>本研究对同一批被试</w:t>
      </w:r>
      <w:r>
        <w:rPr>
          <w:rFonts w:ascii="Times New Roman" w:hAnsi="Times New Roman" w:eastAsia="宋体" w:cs="Times New Roman"/>
          <w:sz w:val="24"/>
        </w:rPr>
        <w:t>（N = 503）</w:t>
      </w:r>
      <w:r>
        <w:rPr>
          <w:rFonts w:hint="eastAsia" w:ascii="Times New Roman" w:hAnsi="Times New Roman" w:eastAsia="宋体" w:cs="Times New Roman"/>
          <w:sz w:val="24"/>
        </w:rPr>
        <w:t>施测</w:t>
      </w:r>
      <w:r>
        <w:rPr>
          <w:rFonts w:ascii="Times New Roman" w:hAnsi="Times New Roman" w:eastAsia="宋体" w:cs="Times New Roman"/>
          <w:sz w:val="24"/>
        </w:rPr>
        <w:t>12</w:t>
      </w:r>
      <w:r>
        <w:rPr>
          <w:rFonts w:hint="eastAsia" w:ascii="Times New Roman" w:hAnsi="Times New Roman" w:eastAsia="宋体" w:cs="Times New Roman"/>
          <w:sz w:val="24"/>
        </w:rPr>
        <w:t>个自我报告问卷及</w:t>
      </w:r>
      <w:r>
        <w:rPr>
          <w:rFonts w:ascii="Times New Roman" w:hAnsi="Times New Roman" w:eastAsia="宋体" w:cs="Times New Roman"/>
          <w:sz w:val="24"/>
        </w:rPr>
        <w:t>3</w:t>
      </w:r>
      <w:r>
        <w:rPr>
          <w:rFonts w:hint="eastAsia" w:ascii="Times New Roman" w:hAnsi="Times New Roman" w:eastAsia="宋体" w:cs="Times New Roman"/>
          <w:sz w:val="24"/>
        </w:rPr>
        <w:t>个行为任务</w:t>
      </w:r>
      <w:del w:id="8" w:author="Hu Chuan-Peng" w:date="2025-10-09T10:09:00Z">
        <w:r>
          <w:rPr>
            <w:rFonts w:hint="eastAsia" w:ascii="Times New Roman" w:hAnsi="Times New Roman" w:eastAsia="宋体" w:cs="Times New Roman"/>
            <w:sz w:val="24"/>
          </w:rPr>
          <w:delText>（</w:delText>
        </w:r>
      </w:del>
      <w:del w:id="9" w:author="Hu Chuan-Peng" w:date="2025-10-09T10:09:00Z">
        <w:r>
          <w:rPr>
            <w:rFonts w:ascii="Times New Roman" w:hAnsi="Times New Roman" w:eastAsia="宋体" w:cs="Times New Roman"/>
            <w:sz w:val="24"/>
          </w:rPr>
          <w:delText>N = 503</w:delText>
        </w:r>
      </w:del>
      <w:del w:id="10" w:author="Hu Chuan-Peng" w:date="2025-10-09T10:09:00Z">
        <w:r>
          <w:rPr>
            <w:rFonts w:hint="eastAsia" w:ascii="Times New Roman" w:hAnsi="Times New Roman" w:eastAsia="宋体" w:cs="Times New Roman"/>
            <w:sz w:val="24"/>
          </w:rPr>
          <w:delText>）</w:delText>
        </w:r>
      </w:del>
      <w:r>
        <w:rPr>
          <w:rFonts w:hint="eastAsia" w:ascii="Times New Roman" w:hAnsi="Times New Roman" w:eastAsia="宋体" w:cs="Times New Roman"/>
          <w:sz w:val="24"/>
        </w:rPr>
        <w:t>，采用数据驱动的方法</w:t>
      </w:r>
      <w:del w:id="11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delText>试图</w:delText>
        </w:r>
      </w:del>
      <w:del w:id="12" w:author="Hu Chuan-Peng" w:date="2025-10-08T11:09:00Z">
        <w:r>
          <w:rPr>
            <w:rFonts w:hint="eastAsia" w:ascii="Times New Roman" w:hAnsi="Times New Roman" w:eastAsia="宋体" w:cs="Times New Roman"/>
            <w:sz w:val="24"/>
          </w:rPr>
          <w:delText>数据</w:delText>
        </w:r>
      </w:del>
      <w:del w:id="13" w:author="Hu Chuan-Peng" w:date="2025-10-08T11:10:00Z">
        <w:r>
          <w:rPr>
            <w:rFonts w:hint="eastAsia" w:ascii="Times New Roman" w:hAnsi="Times New Roman" w:eastAsia="宋体" w:cs="Times New Roman"/>
            <w:sz w:val="24"/>
          </w:rPr>
          <w:delText>，旨在</w:delText>
        </w:r>
      </w:del>
      <w:del w:id="14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delText>回答如下三个问题：多种关于积极自我观的测量是否可以形成单一维度？如果不是，则积极自我观包括哪些维度？其各个维度是否以相同方式预测心理健康</w:delText>
        </w:r>
      </w:del>
      <w:ins w:id="15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t>探索积极自我观不同测量之间的关系</w:t>
        </w:r>
      </w:ins>
      <w:r>
        <w:rPr>
          <w:rFonts w:hint="eastAsia" w:ascii="Times New Roman" w:hAnsi="Times New Roman" w:eastAsia="宋体" w:cs="Times New Roman"/>
          <w:sz w:val="24"/>
        </w:rPr>
        <w:t>。相关与网络分析结果表明，自我报告与行为任务在结构上存在明显分离，反映了积极自我</w:t>
      </w:r>
      <w:ins w:id="16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t>观</w:t>
        </w:r>
      </w:ins>
      <w:del w:id="17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delText>认知的</w:delText>
        </w:r>
      </w:del>
      <w:ins w:id="18" w:author="Hu Chuan-Peng" w:date="2025-10-09T10:10:00Z">
        <w:r>
          <w:rPr>
            <w:rFonts w:hint="eastAsia" w:ascii="Times New Roman" w:hAnsi="Times New Roman" w:eastAsia="宋体" w:cs="Times New Roman"/>
            <w:sz w:val="24"/>
          </w:rPr>
          <w:t>可能存在</w:t>
        </w:r>
      </w:ins>
      <w:r>
        <w:rPr>
          <w:rFonts w:hint="eastAsia" w:ascii="Times New Roman" w:hAnsi="Times New Roman" w:eastAsia="宋体" w:cs="Times New Roman"/>
          <w:sz w:val="24"/>
        </w:rPr>
        <w:t>多层表征。</w:t>
      </w:r>
      <w:del w:id="19" w:author="Hu Chuan-Peng" w:date="2025-10-09T10:11:00Z">
        <w:r>
          <w:rPr>
            <w:rFonts w:ascii="Times New Roman" w:hAnsi="Times New Roman" w:eastAsia="宋体" w:cs="Times New Roman"/>
            <w:sz w:val="24"/>
          </w:rPr>
          <w:delText xml:space="preserve">Bifactor </w:delText>
        </w:r>
      </w:del>
      <w:del w:id="20" w:author="Hu Chuan-Peng" w:date="2025-10-09T10:11:00Z">
        <w:r>
          <w:rPr>
            <w:rFonts w:hint="eastAsia" w:ascii="Times New Roman" w:hAnsi="Times New Roman" w:eastAsia="宋体" w:cs="Times New Roman"/>
            <w:sz w:val="24"/>
          </w:rPr>
          <w:delText>模型进一步显示，积极自我观由特定领域的因子共同驱动，更适合被理解为一个家族式构念。</w:delText>
        </w:r>
      </w:del>
      <w:r>
        <w:rPr>
          <w:rFonts w:hint="eastAsia" w:ascii="Times New Roman" w:hAnsi="Times New Roman" w:eastAsia="宋体" w:cs="Times New Roman"/>
          <w:sz w:val="24"/>
        </w:rPr>
        <w:t>经</w:t>
      </w:r>
      <w:r>
        <w:rPr>
          <w:rFonts w:ascii="Times New Roman" w:hAnsi="Times New Roman" w:eastAsia="宋体" w:cs="Times New Roman"/>
          <w:sz w:val="24"/>
        </w:rPr>
        <w:t>EGA</w:t>
      </w:r>
      <w:r>
        <w:rPr>
          <w:rFonts w:hint="eastAsia" w:ascii="Times New Roman" w:hAnsi="Times New Roman" w:eastAsia="宋体" w:cs="Times New Roman"/>
          <w:sz w:val="24"/>
        </w:rPr>
        <w:t>分析中的平均相关程度检测条目间的冗余并对保留的条目进行</w:t>
      </w:r>
      <w:r>
        <w:rPr>
          <w:rFonts w:ascii="Times New Roman" w:hAnsi="Times New Roman" w:eastAsia="宋体" w:cs="Times New Roman"/>
          <w:sz w:val="24"/>
        </w:rPr>
        <w:t>EFA</w:t>
      </w:r>
      <w:r>
        <w:rPr>
          <w:rFonts w:hint="eastAsia" w:ascii="Times New Roman" w:hAnsi="Times New Roman" w:eastAsia="宋体" w:cs="Times New Roman"/>
          <w:sz w:val="24"/>
        </w:rPr>
        <w:t>分析，结果表明积极自我观由7个社群构成，分别为</w:t>
      </w:r>
      <w:ins w:id="21" w:author="孙心茹 [2]" w:date="2025-10-09T16:26:10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积极自我</w:t>
        </w:r>
      </w:ins>
      <w:ins w:id="22" w:author="孙心茹 [2]" w:date="2025-10-09T16:26:1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加工</w:t>
        </w:r>
      </w:ins>
      <w:ins w:id="23" w:author="孙心茹 [2]" w:date="2025-10-09T16:26:1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24" w:author="孙心茹" w:date="2025-10-09T15:10:00Z">
        <w:del w:id="25" w:author="孙心茹 [2]" w:date="2025-10-09T16:25:41Z">
          <w:r>
            <w:rPr>
              <w:rFonts w:hint="eastAsia" w:ascii="Times New Roman" w:hAnsi="Times New Roman" w:eastAsia="宋体" w:cs="Times New Roman"/>
              <w:sz w:val="24"/>
            </w:rPr>
            <w:delText>自</w:delText>
          </w:r>
        </w:del>
      </w:ins>
      <w:ins w:id="26" w:author="孙心茹" w:date="2025-10-09T15:10:00Z">
        <w:del w:id="27" w:author="孙心茹 [2]" w:date="2025-10-09T16:25:37Z">
          <w:r>
            <w:rPr>
              <w:rFonts w:hint="eastAsia" w:ascii="Times New Roman" w:hAnsi="Times New Roman" w:eastAsia="宋体" w:cs="Times New Roman"/>
              <w:sz w:val="24"/>
            </w:rPr>
            <w:delText>我</w:delText>
          </w:r>
        </w:del>
      </w:ins>
      <w:ins w:id="28" w:author="孙心茹" w:date="2025-10-09T15:10:00Z">
        <w:del w:id="29" w:author="孙心茹 [2]" w:date="2025-10-09T16:25:36Z">
          <w:r>
            <w:rPr>
              <w:rFonts w:hint="eastAsia" w:ascii="Times New Roman" w:hAnsi="Times New Roman" w:eastAsia="宋体" w:cs="Times New Roman"/>
              <w:sz w:val="24"/>
            </w:rPr>
            <w:delText>清晰性</w:delText>
          </w:r>
        </w:del>
      </w:ins>
      <w:ins w:id="30" w:author="孙心茹" w:date="2025-10-09T15:10:00Z">
        <w:del w:id="31" w:author="孙心茹 [2]" w:date="2025-10-09T16:25:38Z">
          <w:r>
            <w:rPr>
              <w:rFonts w:hint="eastAsia" w:ascii="Times New Roman" w:hAnsi="Times New Roman" w:eastAsia="宋体" w:cs="Times New Roman"/>
              <w:sz w:val="24"/>
            </w:rPr>
            <w:delText>、</w:delText>
          </w:r>
        </w:del>
      </w:ins>
      <w:ins w:id="32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核心自我</w:t>
        </w:r>
      </w:ins>
      <w:ins w:id="33" w:author="孙心茹" w:date="2025-10-09T15:10:00Z">
        <w:del w:id="34" w:author="孙心茹 [2]" w:date="2025-10-09T16:25:34Z">
          <w:r>
            <w:rPr>
              <w:rFonts w:hint="eastAsia" w:ascii="Times New Roman" w:hAnsi="Times New Roman" w:eastAsia="宋体" w:cs="Times New Roman"/>
              <w:sz w:val="24"/>
            </w:rPr>
            <w:delText>评价</w:delText>
          </w:r>
        </w:del>
      </w:ins>
      <w:ins w:id="35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、</w:t>
        </w:r>
      </w:ins>
      <w:ins w:id="36" w:author="孙心茹 [2]" w:date="2025-10-09T16:25:44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自我</w:t>
        </w:r>
      </w:ins>
      <w:ins w:id="37" w:author="孙心茹 [2]" w:date="2025-10-09T16:25:4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清晰</w:t>
        </w:r>
      </w:ins>
      <w:ins w:id="38" w:author="孙心茹 [2]" w:date="2025-10-09T16:25:4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39" w:author="孙心茹 [2]" w:date="2025-10-09T16:26:3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自我增强</w:t>
        </w:r>
      </w:ins>
      <w:ins w:id="40" w:author="孙心茹 [2]" w:date="2025-10-09T16:26:3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41" w:author="孙心茹" w:date="2025-10-09T15:10:00Z">
        <w:del w:id="42" w:author="孙心茹 [2]" w:date="2025-10-09T16:26:48Z">
          <w:r>
            <w:rPr>
              <w:rFonts w:hint="eastAsia" w:ascii="Times New Roman" w:hAnsi="Times New Roman" w:eastAsia="宋体" w:cs="Times New Roman"/>
              <w:sz w:val="24"/>
            </w:rPr>
            <w:delText>乐</w:delText>
          </w:r>
        </w:del>
      </w:ins>
      <w:ins w:id="43" w:author="孙心茹" w:date="2025-10-09T15:10:00Z">
        <w:del w:id="44" w:author="孙心茹 [2]" w:date="2025-10-09T16:26:47Z">
          <w:r>
            <w:rPr>
              <w:rFonts w:hint="eastAsia" w:ascii="Times New Roman" w:hAnsi="Times New Roman" w:eastAsia="宋体" w:cs="Times New Roman"/>
              <w:sz w:val="24"/>
            </w:rPr>
            <w:delText>观性</w:delText>
          </w:r>
        </w:del>
      </w:ins>
      <w:ins w:id="45" w:author="孙心茹" w:date="2025-10-09T15:10:00Z">
        <w:del w:id="46" w:author="孙心茹 [2]" w:date="2025-10-09T16:25:20Z">
          <w:r>
            <w:rPr>
              <w:rFonts w:hint="eastAsia" w:ascii="Times New Roman" w:hAnsi="Times New Roman" w:eastAsia="宋体" w:cs="Times New Roman"/>
              <w:sz w:val="24"/>
            </w:rPr>
            <w:delText>、</w:delText>
          </w:r>
        </w:del>
      </w:ins>
      <w:ins w:id="47" w:author="孙心茹" w:date="2025-10-09T15:10:00Z">
        <w:del w:id="48" w:author="孙心茹 [2]" w:date="2025-10-09T16:25:19Z">
          <w:r>
            <w:rPr>
              <w:rFonts w:hint="eastAsia" w:ascii="Times New Roman" w:hAnsi="Times New Roman" w:eastAsia="宋体" w:cs="Times New Roman"/>
              <w:sz w:val="24"/>
            </w:rPr>
            <w:delText>自我</w:delText>
          </w:r>
        </w:del>
      </w:ins>
      <w:ins w:id="49" w:author="孙心茹" w:date="2025-10-09T15:10:00Z">
        <w:del w:id="50" w:author="孙心茹 [2]" w:date="2025-10-09T16:25:18Z">
          <w:r>
            <w:rPr>
              <w:rFonts w:hint="eastAsia" w:ascii="Times New Roman" w:hAnsi="Times New Roman" w:eastAsia="宋体" w:cs="Times New Roman"/>
              <w:sz w:val="24"/>
            </w:rPr>
            <w:delText>提升倾向</w:delText>
          </w:r>
        </w:del>
      </w:ins>
      <w:ins w:id="51" w:author="孙心茹" w:date="2025-10-09T15:10:00Z">
        <w:del w:id="52" w:author="孙心茹 [2]" w:date="2025-10-09T16:26:44Z">
          <w:r>
            <w:rPr>
              <w:rFonts w:hint="eastAsia" w:ascii="Times New Roman" w:hAnsi="Times New Roman" w:eastAsia="宋体" w:cs="Times New Roman"/>
              <w:sz w:val="24"/>
            </w:rPr>
            <w:delText>、</w:delText>
          </w:r>
        </w:del>
      </w:ins>
      <w:ins w:id="53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道德自我、</w:t>
        </w:r>
      </w:ins>
      <w:ins w:id="54" w:author="孙心茹 [2]" w:date="2025-10-09T16:27:1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积极期望</w:t>
        </w:r>
      </w:ins>
      <w:ins w:id="55" w:author="孙心茹 [2]" w:date="2025-10-09T16:27:1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56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社会自我</w:t>
        </w:r>
      </w:ins>
      <w:ins w:id="57" w:author="孙心茹" w:date="2025-10-09T15:10:00Z">
        <w:del w:id="58" w:author="孙心茹 [2]" w:date="2025-10-09T16:27:39Z">
          <w:r>
            <w:rPr>
              <w:rFonts w:hint="eastAsia" w:ascii="Times New Roman" w:hAnsi="Times New Roman" w:eastAsia="宋体" w:cs="Times New Roman"/>
              <w:sz w:val="24"/>
            </w:rPr>
            <w:delText>与</w:delText>
          </w:r>
          <w:commentRangeStart w:id="0"/>
          <w:r>
            <w:rPr>
              <w:rFonts w:hint="eastAsia" w:ascii="Times New Roman" w:hAnsi="Times New Roman" w:eastAsia="宋体" w:cs="Times New Roman"/>
              <w:sz w:val="24"/>
            </w:rPr>
            <w:delText>行为性积极</w:delText>
          </w:r>
          <w:commentRangeEnd w:id="0"/>
        </w:del>
      </w:ins>
      <w:del w:id="59" w:author="孙心茹 [2]" w:date="2025-10-09T16:27:39Z">
        <w:r>
          <w:rPr>
            <w:rStyle w:val="8"/>
          </w:rPr>
          <w:commentReference w:id="0"/>
        </w:r>
      </w:del>
      <w:ins w:id="60" w:author="孙心茹" w:date="2025-10-09T15:10:00Z">
        <w:del w:id="61" w:author="孙心茹 [2]" w:date="2025-10-09T16:27:39Z">
          <w:r>
            <w:rPr>
              <w:rFonts w:hint="eastAsia" w:ascii="Times New Roman" w:hAnsi="Times New Roman" w:eastAsia="宋体" w:cs="Times New Roman"/>
              <w:sz w:val="24"/>
            </w:rPr>
            <w:delText>自我</w:delText>
          </w:r>
        </w:del>
      </w:ins>
      <w:ins w:id="62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，反映了自我</w:t>
        </w:r>
      </w:ins>
      <w:ins w:id="63" w:author="孙心茹" w:date="2025-10-09T15:11:00Z">
        <w:r>
          <w:rPr>
            <w:rFonts w:hint="eastAsia" w:ascii="Times New Roman" w:hAnsi="Times New Roman" w:eastAsia="宋体" w:cs="Times New Roman"/>
            <w:sz w:val="24"/>
          </w:rPr>
          <w:t>结构、社会功能、积极自我加工3个</w:t>
        </w:r>
      </w:ins>
      <w:ins w:id="64" w:author="孙心茹" w:date="2025-10-09T15:12:00Z">
        <w:r>
          <w:rPr>
            <w:rFonts w:hint="eastAsia" w:ascii="Times New Roman" w:hAnsi="Times New Roman" w:eastAsia="宋体" w:cs="Times New Roman"/>
            <w:sz w:val="24"/>
          </w:rPr>
          <w:t>层面</w:t>
        </w:r>
      </w:ins>
      <w:ins w:id="65" w:author="孙心茹" w:date="2025-10-09T15:10:00Z">
        <w:r>
          <w:rPr>
            <w:rFonts w:hint="eastAsia" w:ascii="Times New Roman" w:hAnsi="Times New Roman" w:eastAsia="宋体" w:cs="Times New Roman"/>
            <w:sz w:val="24"/>
          </w:rPr>
          <w:t>。</w:t>
        </w:r>
      </w:ins>
      <w:del w:id="66" w:author="Hu Chuan-Peng" w:date="2025-10-09T16:10:00Z">
        <w:r>
          <w:rPr>
            <w:rFonts w:hint="eastAsia" w:ascii="Times New Roman" w:hAnsi="Times New Roman" w:eastAsia="宋体" w:cs="Times New Roman"/>
            <w:sz w:val="24"/>
          </w:rPr>
          <w:delText>。</w:delText>
        </w:r>
      </w:del>
      <w:del w:id="67" w:author="Hu Chuan-Peng" w:date="2025-10-09T10:11:00Z">
        <w:r>
          <w:rPr>
            <w:rFonts w:hint="eastAsia" w:ascii="Times New Roman" w:hAnsi="Times New Roman" w:eastAsia="宋体" w:cs="Times New Roman"/>
            <w:sz w:val="24"/>
          </w:rPr>
          <w:delText>，且模型拟合表现良好；</w:delText>
        </w:r>
      </w:del>
      <w:r>
        <w:rPr>
          <w:rFonts w:hint="eastAsia" w:ascii="Times New Roman" w:hAnsi="Times New Roman" w:eastAsia="宋体" w:cs="Times New Roman"/>
          <w:sz w:val="24"/>
        </w:rPr>
        <w:t>自动机器学习分析表明积极自我观</w:t>
      </w:r>
      <w:ins w:id="68" w:author="Hu Chuan-Peng" w:date="2025-10-09T16:14:00Z">
        <w:r>
          <w:rPr>
            <w:rFonts w:hint="eastAsia" w:ascii="Times New Roman" w:hAnsi="Times New Roman" w:eastAsia="宋体" w:cs="Times New Roman"/>
            <w:sz w:val="24"/>
          </w:rPr>
          <w:t>的所有条目</w:t>
        </w:r>
      </w:ins>
      <w:r>
        <w:rPr>
          <w:rFonts w:hint="eastAsia" w:ascii="Times New Roman" w:hAnsi="Times New Roman" w:eastAsia="宋体" w:cs="Times New Roman"/>
          <w:sz w:val="24"/>
        </w:rPr>
        <w:t>对个体心理健康</w:t>
      </w:r>
      <w:ins w:id="69" w:author="Hu Chuan-Peng" w:date="2025-10-09T16:14:00Z">
        <w:r>
          <w:rPr>
            <w:rFonts w:hint="eastAsia" w:ascii="Times New Roman" w:hAnsi="Times New Roman" w:eastAsia="宋体" w:cs="Times New Roman"/>
            <w:sz w:val="24"/>
          </w:rPr>
          <w:t>（包括抑郁</w:t>
        </w:r>
      </w:ins>
      <w:ins w:id="70" w:author="孙心茹 [2]" w:date="2025-10-09T16:28:13Z">
        <w:r>
          <w:rPr>
            <w:rFonts w:hint="eastAsia" w:ascii="Times New Roman" w:hAnsi="Times New Roman" w:eastAsia="宋体" w:cs="Times New Roman"/>
            <w:sz w:val="24"/>
            <w:lang w:eastAsia="zh-CN"/>
          </w:rPr>
          <w:t>、</w:t>
        </w:r>
      </w:ins>
      <w:ins w:id="71" w:author="孙心茹 [2]" w:date="2025-10-09T16:28:1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拖延、</w:t>
        </w:r>
      </w:ins>
      <w:ins w:id="72" w:author="孙心茹 [2]" w:date="2025-10-09T16:28:1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焦虑</w:t>
        </w:r>
      </w:ins>
      <w:ins w:id="73" w:author="孙心茹 [2]" w:date="2025-10-09T16:28:19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74" w:author="孙心茹 [2]" w:date="2025-10-09T16:28:2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主观幸福感</w:t>
        </w:r>
      </w:ins>
      <w:ins w:id="75" w:author="Hu Chuan-Peng" w:date="2025-10-09T16:14:00Z">
        <w:del w:id="76" w:author="孙心茹 [2]" w:date="2025-10-09T16:28:12Z">
          <w:r>
            <w:rPr>
              <w:rFonts w:hint="eastAsia" w:ascii="Times New Roman" w:hAnsi="Times New Roman" w:eastAsia="宋体" w:cs="Times New Roman"/>
              <w:sz w:val="24"/>
            </w:rPr>
            <w:delText>得分、</w:delText>
          </w:r>
        </w:del>
      </w:ins>
      <w:ins w:id="77" w:author="Hu Chuan-Peng" w:date="2025-10-09T16:14:00Z">
        <w:del w:id="78" w:author="孙心茹 [2]" w:date="2025-10-09T16:28:02Z">
          <w:r>
            <w:rPr>
              <w:rFonts w:hint="eastAsia" w:ascii="Times New Roman" w:hAnsi="Times New Roman" w:eastAsia="宋体" w:cs="Times New Roman"/>
              <w:sz w:val="24"/>
            </w:rPr>
            <w:delText>XXX</w:delText>
          </w:r>
        </w:del>
      </w:ins>
      <w:ins w:id="79" w:author="Hu Chuan-Peng" w:date="2025-10-09T16:14:00Z">
        <w:r>
          <w:rPr>
            <w:rFonts w:hint="eastAsia" w:ascii="Times New Roman" w:hAnsi="Times New Roman" w:eastAsia="宋体" w:cs="Times New Roman"/>
            <w:sz w:val="24"/>
          </w:rPr>
          <w:t>）</w:t>
        </w:r>
      </w:ins>
      <w:r>
        <w:rPr>
          <w:rFonts w:hint="eastAsia" w:ascii="Times New Roman" w:hAnsi="Times New Roman" w:eastAsia="宋体" w:cs="Times New Roman"/>
          <w:sz w:val="24"/>
        </w:rPr>
        <w:t>的</w:t>
      </w:r>
      <w:del w:id="80" w:author="Hu Chuan-Peng" w:date="2025-10-09T16:14:00Z">
        <w:r>
          <w:rPr>
            <w:rFonts w:hint="eastAsia" w:ascii="Times New Roman" w:hAnsi="Times New Roman" w:eastAsia="宋体" w:cs="Times New Roman"/>
            <w:sz w:val="24"/>
          </w:rPr>
          <w:delText>直接</w:delText>
        </w:r>
      </w:del>
      <w:r>
        <w:rPr>
          <w:rFonts w:hint="eastAsia" w:ascii="Times New Roman" w:hAnsi="Times New Roman" w:eastAsia="宋体" w:cs="Times New Roman"/>
          <w:sz w:val="24"/>
        </w:rPr>
        <w:t>预测力有限</w:t>
      </w:r>
      <w:ins w:id="81" w:author="孙心茹 [2]" w:date="2025-10-09T17:06:39Z">
        <w:r>
          <w:rPr>
            <w:rFonts w:hint="eastAsia" w:ascii="Times New Roman" w:hAnsi="Times New Roman" w:eastAsia="宋体" w:cs="Times New Roman"/>
            <w:sz w:val="24"/>
            <w:lang w:eastAsia="zh-CN"/>
          </w:rPr>
          <w:t>。</w:t>
        </w:r>
      </w:ins>
      <w:ins w:id="82" w:author="孙心茹 [2]" w:date="2025-10-09T17:53:2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在</w:t>
        </w:r>
      </w:ins>
      <w:ins w:id="83" w:author="孙心茹 [2]" w:date="2025-10-09T17:53:3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预测</w:t>
        </w:r>
      </w:ins>
      <w:ins w:id="84" w:author="孙心茹 [2]" w:date="2025-10-09T17:53:3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模型</w:t>
        </w:r>
      </w:ins>
      <w:ins w:id="85" w:author="孙心茹 [2]" w:date="2025-10-09T17:53:3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中</w:t>
        </w:r>
      </w:ins>
      <w:ins w:id="86" w:author="孙心茹 [2]" w:date="2025-10-09T17:53:4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，</w:t>
        </w:r>
      </w:ins>
      <w:ins w:id="87" w:author="孙心茹 [2]" w:date="2025-10-09T17:53:4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核心自我</w:t>
        </w:r>
      </w:ins>
      <w:ins w:id="88" w:author="孙心茹 [2]" w:date="2025-10-09T17:53:4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89" w:author="孙心茹 [2]" w:date="2025-10-09T17:53:5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道德</w:t>
        </w:r>
      </w:ins>
      <w:ins w:id="90" w:author="孙心茹 [2]" w:date="2025-10-09T17:53:59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自我</w:t>
        </w:r>
      </w:ins>
      <w:ins w:id="91" w:author="孙心茹 [2]" w:date="2025-10-09T17:54:0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等</w:t>
        </w:r>
      </w:ins>
      <w:ins w:id="92" w:author="孙心茹 [2]" w:date="2025-10-10T08:38:2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条目</w:t>
        </w:r>
      </w:ins>
      <w:ins w:id="93" w:author="孙心茹 [2]" w:date="2025-10-09T17:54:0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表现出</w:t>
        </w:r>
      </w:ins>
      <w:ins w:id="94" w:author="孙心茹 [2]" w:date="2025-10-09T17:54:1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显著的</w:t>
        </w:r>
      </w:ins>
      <w:ins w:id="95" w:author="孙心茹 [2]" w:date="2025-10-09T17:54:1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特征</w:t>
        </w:r>
      </w:ins>
      <w:ins w:id="96" w:author="孙心茹 [2]" w:date="2025-10-09T17:54:1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重要性</w:t>
        </w:r>
      </w:ins>
      <w:ins w:id="97" w:author="孙心茹 [2]" w:date="2025-10-09T17:54:1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（</w:t>
        </w:r>
      </w:ins>
      <w:ins w:id="98" w:author="孙心茹 [2]" w:date="2025-10-09T17:54:19Z">
        <w:r>
          <w:rPr>
            <w:rFonts w:hint="default" w:ascii="Times New Roman" w:hAnsi="Times New Roman" w:eastAsia="宋体" w:cs="Times New Roman"/>
            <w:sz w:val="24"/>
            <w:lang w:val="en-US" w:eastAsia="zh-CN"/>
          </w:rPr>
          <w:t>SHA</w:t>
        </w:r>
      </w:ins>
      <w:ins w:id="99" w:author="孙心茹 [2]" w:date="2025-10-09T17:54:20Z">
        <w:r>
          <w:rPr>
            <w:rFonts w:hint="default" w:ascii="Times New Roman" w:hAnsi="Times New Roman" w:eastAsia="宋体" w:cs="Times New Roman"/>
            <w:sz w:val="24"/>
            <w:lang w:val="en-US" w:eastAsia="zh-CN"/>
          </w:rPr>
          <w:t>P</w:t>
        </w:r>
      </w:ins>
      <w:ins w:id="100" w:author="孙心茹 [2]" w:date="2025-10-09T17:54:2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值）</w:t>
        </w:r>
      </w:ins>
      <w:ins w:id="101" w:author="孙心茹 [2]" w:date="2025-10-10T08:38:3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，</w:t>
        </w:r>
      </w:ins>
      <w:ins w:id="102" w:author="孙心茹 [2]" w:date="2025-10-10T08:38:3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与</w:t>
        </w:r>
      </w:ins>
      <w:ins w:id="103" w:author="孙心茹 [2]" w:date="2025-10-10T08:38:39Z">
        <w:r>
          <w:rPr>
            <w:rFonts w:hint="default" w:ascii="Times New Roman" w:hAnsi="Times New Roman" w:eastAsia="宋体" w:cs="Times New Roman"/>
            <w:sz w:val="24"/>
            <w:lang w:val="en-US" w:eastAsia="zh-CN"/>
          </w:rPr>
          <w:t>EF</w:t>
        </w:r>
      </w:ins>
      <w:ins w:id="104" w:author="孙心茹 [2]" w:date="2025-10-10T08:38:40Z">
        <w:r>
          <w:rPr>
            <w:rFonts w:hint="default" w:ascii="Times New Roman" w:hAnsi="Times New Roman" w:eastAsia="宋体" w:cs="Times New Roman"/>
            <w:sz w:val="24"/>
            <w:lang w:val="en-US" w:eastAsia="zh-CN"/>
          </w:rPr>
          <w:t>A</w:t>
        </w:r>
      </w:ins>
      <w:ins w:id="105" w:author="孙心茹 [2]" w:date="2025-10-10T08:38:4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分析</w:t>
        </w:r>
      </w:ins>
      <w:ins w:id="106" w:author="孙心茹 [2]" w:date="2025-10-10T08:38:4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中</w:t>
        </w:r>
      </w:ins>
      <w:ins w:id="107" w:author="孙心茹 [2]" w:date="2025-10-10T08:38:4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得到的</w:t>
        </w:r>
      </w:ins>
      <w:ins w:id="108" w:author="孙心茹 [2]" w:date="2025-10-10T08:38:48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稳定</w:t>
        </w:r>
      </w:ins>
      <w:ins w:id="109" w:author="孙心茹 [2]" w:date="2025-10-10T08:38:50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维度</w:t>
        </w:r>
      </w:ins>
      <w:ins w:id="110" w:author="孙心茹 [2]" w:date="2025-10-10T08:38:5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相吻合</w:t>
        </w:r>
      </w:ins>
      <w:ins w:id="111" w:author="孙心茹 [2]" w:date="2025-10-10T08:38:5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。</w:t>
        </w:r>
      </w:ins>
      <w:ins w:id="112" w:author="孙心茹 [2]" w:date="2025-10-09T17:55:09Z">
        <w:r>
          <w:rPr>
            <w:rFonts w:hint="eastAsia" w:ascii="Times New Roman" w:hAnsi="Times New Roman" w:eastAsia="宋体" w:cs="Times New Roman"/>
            <w:sz w:val="24"/>
            <w:rPrChange w:id="113" w:author="孙心茹 [2]" w:date="2025-10-09T17:55:09Z">
              <w:rPr>
                <w:rFonts w:hint="eastAsia"/>
              </w:rPr>
            </w:rPrChange>
          </w:rPr>
          <w:t>其中</w:t>
        </w:r>
      </w:ins>
      <w:ins w:id="114" w:author="Hu Chuan-Peng" w:date="2025-10-09T16:13:00Z">
        <w:del w:id="115" w:author="孙心茹 [2]" w:date="2025-10-09T17:06:38Z">
          <w:r>
            <w:rPr>
              <w:rFonts w:hint="eastAsia" w:ascii="Times New Roman" w:hAnsi="Times New Roman" w:eastAsia="宋体" w:cs="Times New Roman"/>
              <w:sz w:val="24"/>
            </w:rPr>
            <w:delText>，</w:delText>
          </w:r>
        </w:del>
      </w:ins>
      <w:ins w:id="116" w:author="Hu Chuan-Peng" w:date="2025-10-09T16:13:00Z">
        <w:del w:id="117" w:author="孙心茹 [2]" w:date="2025-10-10T08:39:14Z">
          <w:r>
            <w:rPr>
              <w:rFonts w:hint="eastAsia" w:ascii="Times New Roman" w:hAnsi="Times New Roman" w:eastAsia="宋体" w:cs="Times New Roman"/>
              <w:sz w:val="24"/>
            </w:rPr>
            <w:delText>且</w:delText>
          </w:r>
        </w:del>
      </w:ins>
      <w:ins w:id="118" w:author="Hu Chuan-Peng" w:date="2025-10-09T16:15:00Z">
        <w:r>
          <w:rPr>
            <w:rFonts w:hint="eastAsia" w:ascii="Times New Roman" w:hAnsi="Times New Roman" w:eastAsia="宋体" w:cs="Times New Roman"/>
            <w:sz w:val="24"/>
          </w:rPr>
          <w:t>具有较强正向</w:t>
        </w:r>
      </w:ins>
      <w:ins w:id="119" w:author="Hu Chuan-Peng" w:date="2025-10-09T16:14:00Z">
        <w:r>
          <w:rPr>
            <w:rFonts w:hint="eastAsia" w:ascii="Times New Roman" w:hAnsi="Times New Roman" w:eastAsia="宋体" w:cs="Times New Roman"/>
            <w:sz w:val="24"/>
          </w:rPr>
          <w:t>预测力的条目</w:t>
        </w:r>
      </w:ins>
      <w:ins w:id="120" w:author="Hu Chuan-Peng" w:date="2025-10-09T16:15:00Z">
        <w:r>
          <w:rPr>
            <w:rFonts w:hint="eastAsia" w:ascii="Times New Roman" w:hAnsi="Times New Roman" w:eastAsia="宋体" w:cs="Times New Roman"/>
            <w:sz w:val="24"/>
          </w:rPr>
          <w:t>为</w:t>
        </w:r>
      </w:ins>
      <w:ins w:id="121" w:author="孙心茹 [2]" w:date="2025-10-09T17:56:4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核心自我</w:t>
        </w:r>
      </w:ins>
      <w:ins w:id="122" w:author="孙心茹 [2]" w:date="2025-10-09T17:56:4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123" w:author="孙心茹 [2]" w:date="2025-10-09T17:56:49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道德</w:t>
        </w:r>
      </w:ins>
      <w:ins w:id="124" w:author="孙心茹 [2]" w:date="2025-10-09T17:56:5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自我</w:t>
        </w:r>
      </w:ins>
      <w:ins w:id="125" w:author="孙心茹 [2]" w:date="2025-10-09T17:57:0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等</w:t>
        </w:r>
      </w:ins>
      <w:ins w:id="126" w:author="孙心茹 [2]" w:date="2025-10-09T17:57:04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，</w:t>
        </w:r>
      </w:ins>
      <w:ins w:id="127" w:author="Hu Chuan-Peng" w:date="2025-10-09T16:15:00Z">
        <w:del w:id="128" w:author="孙心茹 [2]" w:date="2025-10-09T17:56:43Z">
          <w:commentRangeStart w:id="1"/>
          <w:r>
            <w:rPr>
              <w:rFonts w:hint="eastAsia" w:ascii="Times New Roman" w:hAnsi="Times New Roman" w:eastAsia="宋体" w:cs="Times New Roman"/>
              <w:sz w:val="24"/>
            </w:rPr>
            <w:delText>X</w:delText>
          </w:r>
        </w:del>
      </w:ins>
      <w:ins w:id="129" w:author="Hu Chuan-Peng" w:date="2025-10-09T16:15:00Z">
        <w:del w:id="130" w:author="孙心茹 [2]" w:date="2025-10-09T17:56:42Z">
          <w:r>
            <w:rPr>
              <w:rFonts w:hint="eastAsia" w:ascii="Times New Roman" w:hAnsi="Times New Roman" w:eastAsia="宋体" w:cs="Times New Roman"/>
              <w:sz w:val="24"/>
            </w:rPr>
            <w:delText>XX</w:delText>
          </w:r>
          <w:commentRangeEnd w:id="1"/>
        </w:del>
      </w:ins>
      <w:ins w:id="131" w:author="Hu Chuan-Peng" w:date="2025-10-09T16:16:00Z">
        <w:del w:id="132" w:author="孙心茹 [2]" w:date="2025-10-09T17:56:42Z">
          <w:r>
            <w:rPr>
              <w:rStyle w:val="8"/>
            </w:rPr>
            <w:commentReference w:id="1"/>
          </w:r>
        </w:del>
      </w:ins>
      <w:ins w:id="133" w:author="Hu Chuan-Peng" w:date="2025-10-09T16:15:00Z">
        <w:del w:id="134" w:author="孙心茹 [2]" w:date="2025-10-09T17:56:42Z">
          <w:r>
            <w:rPr>
              <w:rFonts w:hint="eastAsia" w:ascii="Times New Roman" w:hAnsi="Times New Roman" w:eastAsia="宋体" w:cs="Times New Roman"/>
              <w:sz w:val="24"/>
            </w:rPr>
            <w:delText>；</w:delText>
          </w:r>
        </w:del>
      </w:ins>
      <w:ins w:id="135" w:author="Hu Chuan-Peng" w:date="2025-10-09T16:15:00Z">
        <w:r>
          <w:rPr>
            <w:rFonts w:hint="eastAsia" w:ascii="Times New Roman" w:hAnsi="Times New Roman" w:eastAsia="宋体" w:cs="Times New Roman"/>
            <w:sz w:val="24"/>
          </w:rPr>
          <w:t>具有较强负向预测力的条目多为</w:t>
        </w:r>
      </w:ins>
      <w:ins w:id="136" w:author="孙心茹 [2]" w:date="2025-10-09T17:58:1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自我</w:t>
        </w:r>
      </w:ins>
      <w:ins w:id="137" w:author="孙心茹 [2]" w:date="2025-10-09T17:58:19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加工</w:t>
        </w:r>
      </w:ins>
      <w:ins w:id="138" w:author="孙心茹 [2]" w:date="2025-10-09T17:58:21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指标</w:t>
        </w:r>
      </w:ins>
      <w:ins w:id="139" w:author="孙心茹 [2]" w:date="2025-10-09T17:58:23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（</w:t>
        </w:r>
      </w:ins>
      <w:ins w:id="140" w:author="孙心茹 [2]" w:date="2025-10-09T17:58:2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如</w:t>
        </w:r>
      </w:ins>
      <w:ins w:id="141" w:author="孙心茹 [2]" w:date="2025-10-09T17:58:37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印象</w:t>
        </w:r>
      </w:ins>
      <w:ins w:id="142" w:author="孙心茹 [2]" w:date="2025-10-09T17:58:39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管理</w:t>
        </w:r>
      </w:ins>
      <w:ins w:id="143" w:author="孙心茹 [2]" w:date="2025-10-09T17:58:40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、</w:t>
        </w:r>
      </w:ins>
      <w:ins w:id="144" w:author="孙心茹 [2]" w:date="2025-10-09T17:58:42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自欺</w:t>
        </w:r>
      </w:ins>
      <w:ins w:id="145" w:author="孙心茹 [2]" w:date="2025-10-09T17:58:44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增强</w:t>
        </w:r>
      </w:ins>
      <w:ins w:id="146" w:author="孙心茹 [2]" w:date="2025-10-09T17:58:45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等</w:t>
        </w:r>
      </w:ins>
      <w:ins w:id="147" w:author="孙心茹 [2]" w:date="2025-10-09T17:58:46Z">
        <w:r>
          <w:rPr>
            <w:rFonts w:hint="eastAsia" w:ascii="Times New Roman" w:hAnsi="Times New Roman" w:eastAsia="宋体" w:cs="Times New Roman"/>
            <w:sz w:val="24"/>
            <w:lang w:val="en-US" w:eastAsia="zh-CN"/>
          </w:rPr>
          <w:t>）</w:t>
        </w:r>
      </w:ins>
      <w:ins w:id="148" w:author="Hu Chuan-Peng" w:date="2025-10-09T16:15:00Z">
        <w:del w:id="149" w:author="孙心茹 [2]" w:date="2025-10-09T17:57:25Z">
          <w:commentRangeStart w:id="2"/>
          <w:r>
            <w:rPr>
              <w:rFonts w:hint="eastAsia" w:ascii="Times New Roman" w:hAnsi="Times New Roman" w:eastAsia="宋体" w:cs="Times New Roman"/>
              <w:sz w:val="24"/>
            </w:rPr>
            <w:delText>X</w:delText>
          </w:r>
        </w:del>
      </w:ins>
      <w:ins w:id="150" w:author="Hu Chuan-Peng" w:date="2025-10-09T16:15:00Z">
        <w:del w:id="151" w:author="孙心茹 [2]" w:date="2025-10-09T17:57:24Z">
          <w:r>
            <w:rPr>
              <w:rFonts w:hint="eastAsia" w:ascii="Times New Roman" w:hAnsi="Times New Roman" w:eastAsia="宋体" w:cs="Times New Roman"/>
              <w:sz w:val="24"/>
            </w:rPr>
            <w:delText>XX</w:delText>
          </w:r>
          <w:commentRangeEnd w:id="2"/>
        </w:del>
      </w:ins>
      <w:ins w:id="152" w:author="Hu Chuan-Peng" w:date="2025-10-09T16:16:00Z">
        <w:r>
          <w:rPr>
            <w:rStyle w:val="8"/>
          </w:rPr>
          <w:commentReference w:id="2"/>
        </w:r>
      </w:ins>
      <w:ins w:id="153" w:author="Hu Chuan-Peng" w:date="2025-10-09T16:15:00Z">
        <w:del w:id="154" w:author="孙心茹 [2]" w:date="2025-10-10T08:39:44Z">
          <w:bookmarkStart w:id="0" w:name="_GoBack"/>
          <w:bookmarkEnd w:id="0"/>
          <w:r>
            <w:rPr>
              <w:rFonts w:hint="eastAsia" w:ascii="Times New Roman" w:hAnsi="Times New Roman" w:eastAsia="宋体" w:cs="Times New Roman"/>
              <w:sz w:val="24"/>
            </w:rPr>
            <w:delText>，</w:delText>
          </w:r>
        </w:del>
      </w:ins>
      <w:ins w:id="155" w:author="Hu Chuan-Peng" w:date="2025-10-09T16:15:00Z">
        <w:del w:id="156" w:author="孙心茹 [2]" w:date="2025-10-10T08:39:43Z">
          <w:commentRangeStart w:id="3"/>
          <w:r>
            <w:rPr>
              <w:rFonts w:hint="eastAsia" w:ascii="Times New Roman" w:hAnsi="Times New Roman" w:eastAsia="宋体" w:cs="Times New Roman"/>
              <w:sz w:val="24"/>
            </w:rPr>
            <w:delText>预测力较弱的条目多为EGA分析中</w:delText>
          </w:r>
        </w:del>
      </w:ins>
      <w:ins w:id="157" w:author="Hu Chuan-Peng" w:date="2025-10-09T10:12:00Z">
        <w:del w:id="158" w:author="孙心茹 [2]" w:date="2025-10-10T08:39:43Z">
          <w:r>
            <w:rPr>
              <w:rFonts w:hint="eastAsia" w:ascii="Times New Roman" w:hAnsi="Times New Roman" w:eastAsia="宋体" w:cs="Times New Roman"/>
              <w:sz w:val="24"/>
            </w:rPr>
            <w:delText>被</w:delText>
          </w:r>
        </w:del>
      </w:ins>
      <w:ins w:id="159" w:author="孙心茹" w:date="2025-10-09T14:36:00Z">
        <w:del w:id="160" w:author="孙心茹 [2]" w:date="2025-10-10T08:39:43Z">
          <w:r>
            <w:rPr>
              <w:rFonts w:hint="eastAsia" w:ascii="Times New Roman" w:hAnsi="Times New Roman" w:eastAsia="宋体" w:cs="Times New Roman"/>
              <w:sz w:val="24"/>
            </w:rPr>
            <w:delText>排除</w:delText>
          </w:r>
        </w:del>
      </w:ins>
      <w:ins w:id="161" w:author="Hu Chuan-Peng" w:date="2025-10-09T10:12:00Z">
        <w:del w:id="162" w:author="孙心茹 [2]" w:date="2025-10-10T08:39:43Z">
          <w:r>
            <w:rPr>
              <w:rFonts w:hint="eastAsia" w:ascii="Times New Roman" w:hAnsi="Times New Roman" w:eastAsia="宋体" w:cs="Times New Roman"/>
              <w:sz w:val="24"/>
            </w:rPr>
            <w:delText>排队的</w:delText>
          </w:r>
        </w:del>
      </w:ins>
      <w:ins w:id="163" w:author="孙心茹" w:date="2025-10-09T15:29:00Z">
        <w:del w:id="164" w:author="孙心茹 [2]" w:date="2025-10-10T08:39:43Z">
          <w:r>
            <w:rPr>
              <w:rFonts w:hint="eastAsia" w:ascii="Times New Roman" w:hAnsi="Times New Roman" w:eastAsia="宋体" w:cs="Times New Roman"/>
              <w:sz w:val="24"/>
            </w:rPr>
            <w:delText>条目</w:delText>
          </w:r>
          <w:commentRangeEnd w:id="3"/>
        </w:del>
      </w:ins>
      <w:r>
        <w:rPr>
          <w:rStyle w:val="8"/>
        </w:rPr>
        <w:commentReference w:id="3"/>
      </w:r>
      <w:ins w:id="165" w:author="Hu Chuan-Peng" w:date="2025-10-09T10:13:00Z">
        <w:del w:id="166" w:author="孙心茹" w:date="2025-10-09T15:29:00Z">
          <w:r>
            <w:rPr>
              <w:rFonts w:hint="eastAsia" w:ascii="Times New Roman" w:hAnsi="Times New Roman" w:eastAsia="宋体" w:cs="Times New Roman"/>
              <w:sz w:val="24"/>
            </w:rPr>
            <w:delText>条件</w:delText>
          </w:r>
        </w:del>
      </w:ins>
      <w:ins w:id="167" w:author="孙心茹" w:date="2025-10-09T15:34:00Z">
        <w:del w:id="168" w:author="Hu Chuan-Peng" w:date="2025-10-09T16:15:00Z">
          <w:commentRangeStart w:id="4"/>
          <w:r>
            <w:rPr>
              <w:rFonts w:hint="eastAsia" w:ascii="Times New Roman" w:hAnsi="Times New Roman" w:eastAsia="宋体" w:cs="Times New Roman"/>
              <w:sz w:val="24"/>
            </w:rPr>
            <w:delText>条目筛选后所得结构维度更为稳定清晰，使保留条目更具理论代表性与统计稳健性</w:delText>
          </w:r>
          <w:commentRangeEnd w:id="4"/>
        </w:del>
      </w:ins>
      <w:del w:id="169" w:author="Hu Chuan-Peng" w:date="2025-10-09T16:15:00Z">
        <w:r>
          <w:rPr>
            <w:rStyle w:val="8"/>
          </w:rPr>
          <w:commentReference w:id="4"/>
        </w:r>
      </w:del>
      <w:ins w:id="170" w:author="Hu Chuan-Peng" w:date="2025-10-09T10:13:00Z">
        <w:del w:id="171" w:author="孙心茹" w:date="2025-10-09T15:34:00Z">
          <w:r>
            <w:rPr>
              <w:rFonts w:hint="eastAsia" w:ascii="Times New Roman" w:hAnsi="Times New Roman" w:eastAsia="宋体" w:cs="Times New Roman"/>
              <w:sz w:val="24"/>
            </w:rPr>
            <w:delText>XXX</w:delText>
          </w:r>
        </w:del>
      </w:ins>
      <w:r>
        <w:rPr>
          <w:rFonts w:hint="eastAsia" w:ascii="Times New Roman" w:hAnsi="Times New Roman" w:eastAsia="宋体" w:cs="Times New Roman"/>
          <w:sz w:val="24"/>
        </w:rPr>
        <w:t>。</w:t>
      </w:r>
      <w:del w:id="172" w:author="Hu Chuan-Peng" w:date="2025-10-09T10:13:00Z">
        <w:r>
          <w:rPr>
            <w:rFonts w:hint="eastAsia" w:ascii="Times New Roman" w:hAnsi="Times New Roman" w:eastAsia="宋体" w:cs="Times New Roman"/>
            <w:sz w:val="24"/>
          </w:rPr>
          <w:delText>综合来看，</w:delText>
        </w:r>
      </w:del>
      <w:r>
        <w:rPr>
          <w:rFonts w:hint="eastAsia" w:ascii="Times New Roman" w:hAnsi="Times New Roman" w:eastAsia="宋体" w:cs="Times New Roman"/>
          <w:sz w:val="24"/>
        </w:rPr>
        <w:t>本研究结果表明，积极自我观应被理解为具有层次结构的多维心理构念，其与心理健康的关系也呈现出复杂的模式。</w:t>
      </w:r>
    </w:p>
    <w:p w14:paraId="5CF3B402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关键词：</w:t>
      </w:r>
      <w:r>
        <w:rPr>
          <w:rFonts w:hint="eastAsia" w:ascii="Times New Roman" w:hAnsi="Times New Roman" w:eastAsia="宋体" w:cs="Times New Roman"/>
          <w:sz w:val="24"/>
        </w:rPr>
        <w:t>积极自我观；家族式构念；</w:t>
      </w:r>
      <w:r>
        <w:rPr>
          <w:rFonts w:ascii="Times New Roman" w:hAnsi="Times New Roman" w:eastAsia="宋体" w:cs="Times New Roman"/>
          <w:sz w:val="24"/>
        </w:rPr>
        <w:t>AutoML</w:t>
      </w:r>
      <w:r>
        <w:rPr>
          <w:rFonts w:hint="eastAsia" w:ascii="Times New Roman" w:hAnsi="Times New Roman" w:eastAsia="宋体" w:cs="Times New Roman"/>
          <w:sz w:val="24"/>
        </w:rPr>
        <w:t>；心理健康</w:t>
      </w:r>
    </w:p>
    <w:p w14:paraId="5866EA33"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⸻</w:t>
      </w:r>
    </w:p>
    <w:p w14:paraId="17529D58">
      <w:pPr>
        <w:spacing w:line="360" w:lineRule="auto"/>
        <w:rPr>
          <w:rFonts w:ascii="宋体" w:hAnsi="宋体" w:eastAsia="宋体" w:cs="宋体"/>
          <w:sz w:val="24"/>
        </w:rPr>
      </w:pPr>
    </w:p>
    <w:p w14:paraId="246136E3">
      <w:pPr>
        <w:spacing w:line="360" w:lineRule="auto"/>
        <w:jc w:val="center"/>
        <w:rPr>
          <w:ins w:id="173" w:author="孙心茹" w:date="2025-10-09T09:14:00Z"/>
          <w:rFonts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ascii="Times New Roman Bold" w:hAnsi="Times New Roman Bold" w:eastAsia="宋体" w:cs="Times New Roman Bold"/>
          <w:b/>
          <w:bCs/>
          <w:sz w:val="28"/>
          <w:szCs w:val="28"/>
        </w:rPr>
        <w:t>The Multidimensionality and Functionality of Positive Self-View: Evidence from Data-Driven Analyses</w:t>
      </w:r>
    </w:p>
    <w:p w14:paraId="2F74BD96">
      <w:pPr>
        <w:spacing w:line="360" w:lineRule="auto"/>
        <w:jc w:val="center"/>
        <w:rPr>
          <w:ins w:id="174" w:author="孙心茹" w:date="2025-10-09T09:25:00Z"/>
          <w:rFonts w:ascii="Times New Roman" w:hAnsi="Times New Roman" w:eastAsia="宋体" w:cs="Times New Roman"/>
          <w:szCs w:val="21"/>
        </w:rPr>
      </w:pPr>
      <w:ins w:id="175" w:author="孙心茹" w:date="2025-10-09T09:15:00Z">
        <w:r>
          <w:rPr>
            <w:rFonts w:ascii="Times New Roman" w:hAnsi="Times New Roman" w:eastAsia="宋体" w:cs="Times New Roman"/>
            <w:szCs w:val="21"/>
          </w:rPr>
          <w:t>Sun Xin</w:t>
        </w:r>
      </w:ins>
      <w:ins w:id="176" w:author="孙心茹" w:date="2025-10-09T09:23:00Z">
        <w:r>
          <w:rPr>
            <w:rFonts w:hint="eastAsia" w:ascii="Times New Roman" w:hAnsi="Times New Roman" w:eastAsia="宋体" w:cs="Times New Roman"/>
            <w:szCs w:val="21"/>
          </w:rPr>
          <w:t>r</w:t>
        </w:r>
      </w:ins>
      <w:ins w:id="177" w:author="孙心茹" w:date="2025-10-09T09:15:00Z">
        <w:r>
          <w:rPr>
            <w:rFonts w:ascii="Times New Roman" w:hAnsi="Times New Roman" w:eastAsia="宋体" w:cs="Times New Roman"/>
            <w:szCs w:val="21"/>
          </w:rPr>
          <w:t>u</w:t>
        </w:r>
      </w:ins>
      <w:ins w:id="178" w:author="孙心茹" w:date="2025-10-09T09:14:00Z">
        <w:r>
          <w:rPr>
            <w:rFonts w:ascii="Times New Roman" w:hAnsi="Times New Roman" w:eastAsia="宋体" w:cs="Times New Roman"/>
            <w:szCs w:val="21"/>
            <w:vertAlign w:val="superscript"/>
          </w:rPr>
          <w:t>1</w:t>
        </w:r>
      </w:ins>
      <w:ins w:id="179" w:author="孙心茹" w:date="2025-10-09T09:14:00Z">
        <w:r>
          <w:rPr>
            <w:rFonts w:ascii="Times New Roman" w:hAnsi="Times New Roman" w:eastAsia="宋体" w:cs="Times New Roman"/>
            <w:szCs w:val="21"/>
          </w:rPr>
          <w:t xml:space="preserve">, </w:t>
        </w:r>
      </w:ins>
      <w:ins w:id="180" w:author="孙心茹" w:date="2025-10-09T09:15:00Z">
        <w:r>
          <w:rPr>
            <w:rFonts w:ascii="Times New Roman" w:hAnsi="Times New Roman" w:eastAsia="宋体" w:cs="Times New Roman"/>
            <w:szCs w:val="21"/>
          </w:rPr>
          <w:t>Ding Yi</w:t>
        </w:r>
      </w:ins>
      <w:ins w:id="181" w:author="孙心茹" w:date="2025-10-09T09:14:00Z">
        <w:r>
          <w:rPr>
            <w:rFonts w:ascii="Times New Roman" w:hAnsi="Times New Roman" w:eastAsia="宋体" w:cs="Times New Roman"/>
            <w:szCs w:val="21"/>
          </w:rPr>
          <w:t xml:space="preserve">, </w:t>
        </w:r>
      </w:ins>
      <w:ins w:id="182" w:author="孙心茹" w:date="2025-10-09T09:16:00Z">
        <w:r>
          <w:rPr>
            <w:rFonts w:ascii="Times New Roman" w:hAnsi="Times New Roman" w:eastAsia="宋体" w:cs="Times New Roman"/>
            <w:szCs w:val="21"/>
          </w:rPr>
          <w:t>Sun Shu</w:t>
        </w:r>
      </w:ins>
      <w:ins w:id="183" w:author="孙心茹" w:date="2025-10-09T09:23:00Z">
        <w:r>
          <w:rPr>
            <w:rFonts w:hint="eastAsia" w:ascii="Times New Roman" w:hAnsi="Times New Roman" w:eastAsia="宋体" w:cs="Times New Roman"/>
            <w:szCs w:val="21"/>
          </w:rPr>
          <w:t>t</w:t>
        </w:r>
      </w:ins>
      <w:ins w:id="184" w:author="孙心茹" w:date="2025-10-09T09:16:00Z">
        <w:r>
          <w:rPr>
            <w:rFonts w:ascii="Times New Roman" w:hAnsi="Times New Roman" w:eastAsia="宋体" w:cs="Times New Roman"/>
            <w:szCs w:val="21"/>
          </w:rPr>
          <w:t>ing</w:t>
        </w:r>
      </w:ins>
      <w:ins w:id="185" w:author="孙心茹" w:date="2025-10-09T09:14:00Z">
        <w:r>
          <w:rPr>
            <w:rFonts w:ascii="Times New Roman" w:hAnsi="Times New Roman" w:eastAsia="宋体" w:cs="Times New Roman"/>
            <w:szCs w:val="21"/>
          </w:rPr>
          <w:t>, Jie Sui, Hu Chuan-Peng1*</w:t>
        </w:r>
      </w:ins>
    </w:p>
    <w:p w14:paraId="479A0745">
      <w:pPr>
        <w:spacing w:line="360" w:lineRule="auto"/>
        <w:jc w:val="center"/>
        <w:rPr>
          <w:ins w:id="186" w:author="孙心茹" w:date="2025-10-09T09:14:00Z"/>
          <w:rFonts w:ascii="Times New Roman" w:hAnsi="Times New Roman" w:eastAsia="宋体" w:cs="Times New Roman"/>
          <w:szCs w:val="21"/>
        </w:rPr>
      </w:pPr>
      <w:ins w:id="187" w:author="孙心茹" w:date="2025-10-09T09:25:00Z">
        <w:r>
          <w:rPr>
            <w:rFonts w:ascii="Times New Roman" w:hAnsi="Times New Roman" w:eastAsia="宋体" w:cs="Times New Roman"/>
            <w:szCs w:val="21"/>
          </w:rPr>
          <w:t>1</w:t>
        </w:r>
      </w:ins>
      <w:ins w:id="188" w:author="孙心茹" w:date="2025-10-09T09:25:00Z">
        <w:r>
          <w:rPr>
            <w:rFonts w:hint="eastAsia" w:ascii="Times New Roman" w:hAnsi="Times New Roman" w:eastAsia="宋体" w:cs="Times New Roman"/>
            <w:szCs w:val="21"/>
          </w:rPr>
          <w:t xml:space="preserve"> </w:t>
        </w:r>
      </w:ins>
      <w:ins w:id="189" w:author="孙心茹" w:date="2025-10-09T09:25:00Z">
        <w:r>
          <w:rPr>
            <w:rFonts w:ascii="Times New Roman" w:hAnsi="Times New Roman" w:eastAsia="宋体" w:cs="Times New Roman"/>
            <w:szCs w:val="21"/>
          </w:rPr>
          <w:t>School of Psychology, Nanjing Normal University, 210024 Nanjing, China</w:t>
        </w:r>
      </w:ins>
    </w:p>
    <w:p w14:paraId="7C2347AE">
      <w:pPr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  <w:ins w:id="190" w:author="孙心茹" w:date="2025-10-09T09:14:00Z">
        <w:r>
          <w:rPr>
            <w:rFonts w:ascii="Times New Roman" w:hAnsi="Times New Roman" w:eastAsia="宋体" w:cs="Times New Roman"/>
            <w:szCs w:val="21"/>
          </w:rPr>
          <w:t>1</w:t>
        </w:r>
      </w:ins>
      <w:ins w:id="191" w:author="孙心茹" w:date="2025-10-09T09:24:00Z">
        <w:r>
          <w:rPr>
            <w:rFonts w:ascii="Times New Roman" w:hAnsi="Times New Roman" w:eastAsia="宋体" w:cs="Times New Roman"/>
            <w:szCs w:val="21"/>
          </w:rPr>
          <w:t>*</w:t>
        </w:r>
      </w:ins>
      <w:ins w:id="192" w:author="孙心茹" w:date="2025-10-09T09:24:00Z">
        <w:r>
          <w:rPr>
            <w:rFonts w:hint="eastAsia" w:ascii="Times New Roman" w:hAnsi="Times New Roman" w:eastAsia="宋体" w:cs="Times New Roman"/>
            <w:szCs w:val="21"/>
          </w:rPr>
          <w:t xml:space="preserve"> </w:t>
        </w:r>
      </w:ins>
      <w:ins w:id="193" w:author="孙心茹" w:date="2025-10-09T09:14:00Z">
        <w:r>
          <w:rPr>
            <w:rFonts w:ascii="Times New Roman" w:hAnsi="Times New Roman" w:eastAsia="宋体" w:cs="Times New Roman"/>
            <w:szCs w:val="21"/>
          </w:rPr>
          <w:t>School of Psychology</w:t>
        </w:r>
      </w:ins>
      <w:ins w:id="194" w:author="孙心茹" w:date="2025-10-09T09:25:00Z">
        <w:r>
          <w:rPr>
            <w:rFonts w:ascii="Times New Roman" w:hAnsi="Times New Roman" w:eastAsia="宋体" w:cs="Times New Roman"/>
            <w:szCs w:val="21"/>
          </w:rPr>
          <w:t xml:space="preserve">, </w:t>
        </w:r>
      </w:ins>
      <w:ins w:id="195" w:author="孙心茹" w:date="2025-10-09T09:14:00Z">
        <w:r>
          <w:rPr>
            <w:rFonts w:ascii="Times New Roman" w:hAnsi="Times New Roman" w:eastAsia="宋体" w:cs="Times New Roman"/>
            <w:szCs w:val="21"/>
          </w:rPr>
          <w:t>Nanjing Normal University, 210024 Nanjing, China</w:t>
        </w:r>
      </w:ins>
      <w:ins w:id="196" w:author="孙心茹" w:date="2025-10-09T09:25:00Z">
        <w:r>
          <w:rPr>
            <w:rFonts w:ascii="Times New Roman" w:hAnsi="Times New Roman" w:eastAsia="宋体" w:cs="Times New Roman"/>
            <w:szCs w:val="21"/>
          </w:rPr>
          <w:t xml:space="preserve">, </w:t>
        </w:r>
      </w:ins>
      <w:ins w:id="197" w:author="孙心茹" w:date="2025-10-09T09:14:00Z">
        <w:r>
          <w:rPr>
            <w:rFonts w:ascii="Times New Roman" w:hAnsi="Times New Roman" w:eastAsia="宋体" w:cs="Times New Roman"/>
            <w:szCs w:val="21"/>
          </w:rPr>
          <w:t>Email: hcp4715@hotmail.com</w:t>
        </w:r>
      </w:ins>
    </w:p>
    <w:p w14:paraId="51967C78">
      <w:pPr>
        <w:spacing w:line="360" w:lineRule="auto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t>Abstract:Positive self-view is an important psychological resource that promotes individual adaptation and mental health, yet its definition, internal structure, and functional significance remain debated. Using a data-driven approach, the present study integrated self-report and behavioral task data to address three core questions: What is positive self-view? What latent dimensions does it contain? and How effective is it in predicting mental health and adaptation? Correlation and network analyses revealed a clear structural separation between self-report and behavioral indicators, reflecting the multilayered nature of positive self-representation. Results from a bifactor model further indicated that positive self-view consists of several domain-specific factors and is better conceptualized as a family resemblance construct. Exploratory factor analysis (EFA) based on SHAP-selected items showed that positive self-view comprises multiple relatively independent factors with satisfactory model fit. However, AutoML-based prediction suggested that the direct predictive power of positive self-view for mental health outcomes is limited. Overall, positive self-view demonstrates structural multiplicity through family resemblance and functional coherence through system-like interactions, revealing its hierarchical and complex nature as a multidimensional psychological system. This study provides empirical evidence for the structural–functional integration of positive self-representation and offers methodological insights for future multimethod approaches in psychological measurement.</w:t>
      </w:r>
    </w:p>
    <w:p w14:paraId="58383838">
      <w:pPr>
        <w:spacing w:line="360" w:lineRule="auto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t>Keywords: positive self-view; family resemblance; AutoML; mental health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u Chuan-Peng" w:date="2025-10-09T16:13:00Z" w:initials="">
    <w:p w14:paraId="411C4D8A">
      <w:pPr>
        <w:pStyle w:val="2"/>
      </w:pPr>
      <w:r>
        <w:rPr>
          <w:rFonts w:hint="eastAsia"/>
        </w:rPr>
        <w:t>这个是什么意思？</w:t>
      </w:r>
    </w:p>
  </w:comment>
  <w:comment w:id="1" w:author="Hu Chuan-Peng" w:date="2025-10-09T16:16:00Z" w:initials="">
    <w:p w14:paraId="4393E6CC">
      <w:pPr>
        <w:pStyle w:val="2"/>
      </w:pPr>
      <w:r>
        <w:rPr>
          <w:rFonts w:hint="eastAsia"/>
        </w:rPr>
        <w:t>上述七个维度中的哪个维度？</w:t>
      </w:r>
    </w:p>
  </w:comment>
  <w:comment w:id="2" w:author="Hu Chuan-Peng" w:date="2025-10-09T16:16:00Z" w:initials="">
    <w:p w14:paraId="2B1FD77B">
      <w:pPr>
        <w:pStyle w:val="2"/>
      </w:pPr>
      <w:r>
        <w:rPr>
          <w:rFonts w:hint="eastAsia"/>
        </w:rPr>
        <w:t>上述七个维度中的哪个维度？</w:t>
      </w:r>
    </w:p>
  </w:comment>
  <w:comment w:id="3" w:author="Hu Chuan-Peng" w:date="2025-10-09T16:16:00Z" w:initials="">
    <w:p w14:paraId="1F313769">
      <w:pPr>
        <w:pStyle w:val="2"/>
      </w:pPr>
      <w:r>
        <w:rPr>
          <w:rFonts w:hint="eastAsia"/>
        </w:rPr>
        <w:t>是否是这样？需要根据结果来进行修改。</w:t>
      </w:r>
    </w:p>
  </w:comment>
  <w:comment w:id="4" w:author="Hu Chuan-Peng" w:date="2025-10-09T16:13:00Z" w:initials="">
    <w:p w14:paraId="6401BDD7">
      <w:pPr>
        <w:pStyle w:val="2"/>
      </w:pPr>
      <w:r>
        <w:rPr>
          <w:rFonts w:hint="eastAsia"/>
        </w:rPr>
        <w:t>你这句话与我之前写的内容在逻辑上是对不上的。</w:t>
      </w:r>
    </w:p>
    <w:p w14:paraId="7E44E481">
      <w:pPr>
        <w:pStyle w:val="2"/>
        <w:rPr>
          <w:rFonts w:hint="eastAsia"/>
        </w:rPr>
      </w:pPr>
      <w:r>
        <w:rPr>
          <w:rFonts w:hint="eastAsia"/>
        </w:rPr>
        <w:t>我这里想说的是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11C4D8A" w15:done="0"/>
  <w15:commentEx w15:paraId="4393E6CC" w15:done="0"/>
  <w15:commentEx w15:paraId="2B1FD77B" w15:done="0"/>
  <w15:commentEx w15:paraId="1F313769" w15:done="0"/>
  <w15:commentEx w15:paraId="7E44E48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u Chuan-Peng">
    <w15:presenceInfo w15:providerId="Windows Live" w15:userId="b3f3f6a417be6905"/>
  </w15:person>
  <w15:person w15:author="孙心茹 [2]">
    <w15:presenceInfo w15:providerId="WPS Office" w15:userId="126312105"/>
  </w15:person>
  <w15:person w15:author="孙心茹">
    <w15:presenceInfo w15:providerId="None" w15:userId="孙心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8F118F"/>
    <w:rsid w:val="003F303E"/>
    <w:rsid w:val="005C388A"/>
    <w:rsid w:val="005E479A"/>
    <w:rsid w:val="006610A9"/>
    <w:rsid w:val="006A7A1F"/>
    <w:rsid w:val="008929BC"/>
    <w:rsid w:val="008D24E1"/>
    <w:rsid w:val="00A01EEF"/>
    <w:rsid w:val="00A0369C"/>
    <w:rsid w:val="00CA3213"/>
    <w:rsid w:val="5FB7943D"/>
    <w:rsid w:val="62B3E0F1"/>
    <w:rsid w:val="73BFC331"/>
    <w:rsid w:val="7EFCB70C"/>
    <w:rsid w:val="DBD3D0E2"/>
    <w:rsid w:val="DCEE646F"/>
    <w:rsid w:val="DF3DC002"/>
    <w:rsid w:val="DFAFBC84"/>
    <w:rsid w:val="EF8F118F"/>
    <w:rsid w:val="FFD7B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iPriority w:val="0"/>
    <w:rPr>
      <w:sz w:val="20"/>
      <w:szCs w:val="20"/>
    </w:rPr>
  </w:style>
  <w:style w:type="paragraph" w:styleId="3">
    <w:name w:val="annotation subject"/>
    <w:basedOn w:val="2"/>
    <w:next w:val="2"/>
    <w:link w:val="11"/>
    <w:uiPriority w:val="0"/>
    <w:rPr>
      <w:b/>
      <w:bCs/>
    </w:rPr>
  </w:style>
  <w:style w:type="character" w:styleId="6">
    <w:name w:val="FollowedHyperlink"/>
    <w:basedOn w:val="5"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annotation reference"/>
    <w:basedOn w:val="5"/>
    <w:uiPriority w:val="0"/>
    <w:rPr>
      <w:sz w:val="16"/>
      <w:szCs w:val="16"/>
    </w:rPr>
  </w:style>
  <w:style w:type="paragraph" w:customStyle="1" w:styleId="9">
    <w:name w:val="Revision1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0">
    <w:name w:val="Comment Text Char"/>
    <w:basedOn w:val="5"/>
    <w:link w:val="2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1">
    <w:name w:val="Comment Subject Char"/>
    <w:basedOn w:val="10"/>
    <w:link w:val="3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  <w:style w:type="paragraph" w:customStyle="1" w:styleId="12">
    <w:name w:val="Revision2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3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2440</Characters>
  <Lines>20</Lines>
  <Paragraphs>5</Paragraphs>
  <TotalTime>246</TotalTime>
  <ScaleCrop>false</ScaleCrop>
  <LinksUpToDate>false</LinksUpToDate>
  <CharactersWithSpaces>2862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2025-10-09T19:27:00Z</dcterms:created>
  <dc:creator>孙心茹</dc:creator>
  <cp:lastModifiedBy>孙心茹</cp:lastModifiedBy>
  <dcterms:modified xsi:type="dcterms:W3CDTF">2025-10-10T08:40:04Z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D8B935D572B991DD6472E76836FD1416_43</vt:lpwstr>
  </property>
</Properties>
</file>